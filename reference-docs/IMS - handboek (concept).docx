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tasks/documenttasks1.xml" ContentType="application/vnd.ms-office.documenttask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EE2931B" w14:textId="77777777" w:rsidR="00526744" w:rsidRPr="00526744" w:rsidRDefault="00526744" w:rsidP="00526744"/>
    <w:p w14:paraId="75323EA2" w14:textId="77777777" w:rsidR="00526744" w:rsidRPr="00526744" w:rsidRDefault="00526744" w:rsidP="00526744"/>
    <w:p w14:paraId="2399C62A" w14:textId="77777777" w:rsidR="00526744" w:rsidRPr="00526744" w:rsidRDefault="00526744" w:rsidP="00526744"/>
    <w:p w14:paraId="5D53EFBB" w14:textId="77777777" w:rsidR="00526744" w:rsidRPr="00526744" w:rsidRDefault="00526744" w:rsidP="00526744"/>
    <w:p w14:paraId="7820B4CB" w14:textId="77777777" w:rsidR="00526744" w:rsidRPr="00526744" w:rsidRDefault="00526744" w:rsidP="00526744">
      <w:pPr>
        <w:jc w:val="left"/>
      </w:pPr>
    </w:p>
    <w:p w14:paraId="19C4C41D" w14:textId="77777777" w:rsidR="00526744" w:rsidRPr="00526744" w:rsidRDefault="00526744" w:rsidP="00526744"/>
    <w:p w14:paraId="2CA44376" w14:textId="77777777" w:rsidR="00526744" w:rsidRPr="00526744" w:rsidRDefault="00526744" w:rsidP="00526744"/>
    <w:p w14:paraId="34BCBED0" w14:textId="77777777" w:rsidR="00526744" w:rsidRPr="00526744" w:rsidRDefault="00526744" w:rsidP="00526744"/>
    <w:p w14:paraId="47F10D33" w14:textId="77777777" w:rsidR="00526744" w:rsidRPr="00526744" w:rsidRDefault="00526744" w:rsidP="00526744"/>
    <w:p w14:paraId="05943CFD" w14:textId="77777777" w:rsidR="00526744" w:rsidRPr="00526744" w:rsidRDefault="00526744" w:rsidP="00526744"/>
    <w:p w14:paraId="22F4791F" w14:textId="77777777" w:rsidR="00526744" w:rsidRPr="00526744" w:rsidRDefault="00526744" w:rsidP="00526744"/>
    <w:p w14:paraId="17D7717B" w14:textId="77777777" w:rsidR="00526744" w:rsidRPr="00526744" w:rsidRDefault="00526744" w:rsidP="00526744"/>
    <w:p w14:paraId="3F293FA5" w14:textId="77777777" w:rsidR="00526744" w:rsidRPr="00526744" w:rsidRDefault="00526744" w:rsidP="00526744"/>
    <w:p w14:paraId="2C7B6D1E" w14:textId="77777777" w:rsidR="00526744" w:rsidRPr="00526744" w:rsidRDefault="00526744" w:rsidP="00526744"/>
    <w:p w14:paraId="1615D904" w14:textId="77777777" w:rsidR="00526744" w:rsidRPr="00526744" w:rsidRDefault="00526744" w:rsidP="00526744"/>
    <w:p w14:paraId="5F331C02" w14:textId="77777777" w:rsidR="00526744" w:rsidRPr="00526744" w:rsidRDefault="00526744" w:rsidP="00526744"/>
    <w:p w14:paraId="46C66359" w14:textId="77777777" w:rsidR="00526744" w:rsidRPr="00526744" w:rsidRDefault="00526744" w:rsidP="00526744"/>
    <w:p w14:paraId="32D280BC" w14:textId="77777777" w:rsidR="00526744" w:rsidRPr="00526744" w:rsidRDefault="00526744" w:rsidP="00526744"/>
    <w:p w14:paraId="50A16C49" w14:textId="77777777" w:rsidR="00526744" w:rsidRPr="00526744" w:rsidRDefault="00526744" w:rsidP="00526744"/>
    <w:p w14:paraId="5BC40B01" w14:textId="77777777" w:rsidR="00526744" w:rsidRPr="00526744" w:rsidRDefault="00526744" w:rsidP="00526744"/>
    <w:p w14:paraId="0AE70114" w14:textId="77777777" w:rsidR="00526744" w:rsidRPr="00526744" w:rsidRDefault="00526744" w:rsidP="00526744"/>
    <w:tbl>
      <w:tblPr>
        <w:tblStyle w:val="TableGrid"/>
        <w:tblW w:w="905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190"/>
        <w:gridCol w:w="6863"/>
      </w:tblGrid>
      <w:tr w:rsidR="00526744" w:rsidRPr="00526744" w14:paraId="1E60ACB0" w14:textId="77777777" w:rsidTr="143039D0">
        <w:tc>
          <w:tcPr>
            <w:tcW w:w="2190" w:type="dxa"/>
            <w:hideMark/>
          </w:tcPr>
          <w:p w14:paraId="5B211C54" w14:textId="77777777" w:rsidR="00526744" w:rsidRPr="00526744" w:rsidRDefault="00526744" w:rsidP="00526744">
            <w:pPr>
              <w:spacing w:after="160" w:line="278" w:lineRule="auto"/>
            </w:pPr>
            <w:r w:rsidRPr="00526744">
              <w:t>Onderwerp:</w:t>
            </w:r>
          </w:p>
        </w:tc>
        <w:tc>
          <w:tcPr>
            <w:tcW w:w="6863" w:type="dxa"/>
            <w:hideMark/>
          </w:tcPr>
          <w:p w14:paraId="2048A7F9" w14:textId="0EF4D7FD" w:rsidR="00526744" w:rsidRPr="00526744" w:rsidRDefault="00526744" w:rsidP="00526744">
            <w:pPr>
              <w:spacing w:after="160" w:line="278" w:lineRule="auto"/>
            </w:pPr>
            <w:commentRangeStart w:id="0"/>
            <w:commentRangeStart w:id="1"/>
            <w:commentRangeStart w:id="2"/>
            <w:r>
              <w:t>Integraal Management Systeem</w:t>
            </w:r>
            <w:commentRangeEnd w:id="0"/>
            <w:r w:rsidRPr="00526744">
              <w:rPr>
                <w:rStyle w:val="CommentReference"/>
                <w:sz w:val="24"/>
                <w:szCs w:val="24"/>
              </w:rPr>
              <w:commentReference w:id="0"/>
            </w:r>
            <w:commentRangeEnd w:id="1"/>
            <w:r w:rsidRPr="00526744">
              <w:rPr>
                <w:rStyle w:val="CommentReference"/>
                <w:sz w:val="24"/>
                <w:szCs w:val="24"/>
              </w:rPr>
              <w:commentReference w:id="1"/>
            </w:r>
            <w:commentRangeEnd w:id="2"/>
            <w:r w:rsidRPr="00526744">
              <w:rPr>
                <w:rStyle w:val="CommentReference"/>
                <w:sz w:val="24"/>
                <w:szCs w:val="24"/>
              </w:rPr>
              <w:commentReference w:id="2"/>
            </w:r>
          </w:p>
        </w:tc>
      </w:tr>
      <w:tr w:rsidR="00526744" w:rsidRPr="00526744" w14:paraId="76C6F842" w14:textId="77777777" w:rsidTr="143039D0">
        <w:tc>
          <w:tcPr>
            <w:tcW w:w="2190" w:type="dxa"/>
            <w:hideMark/>
          </w:tcPr>
          <w:p w14:paraId="7DCD9C5F" w14:textId="77777777" w:rsidR="00526744" w:rsidRPr="00526744" w:rsidRDefault="00526744" w:rsidP="00526744">
            <w:pPr>
              <w:spacing w:after="160" w:line="278" w:lineRule="auto"/>
            </w:pPr>
            <w:r w:rsidRPr="00526744">
              <w:t xml:space="preserve">Versie: </w:t>
            </w:r>
          </w:p>
        </w:tc>
        <w:tc>
          <w:tcPr>
            <w:tcW w:w="6863" w:type="dxa"/>
            <w:hideMark/>
          </w:tcPr>
          <w:p w14:paraId="53F4F0CE" w14:textId="751CA297" w:rsidR="00526744" w:rsidRPr="00526744" w:rsidRDefault="00526744" w:rsidP="00526744">
            <w:pPr>
              <w:spacing w:after="160" w:line="278" w:lineRule="auto"/>
            </w:pPr>
            <w:r w:rsidRPr="00526744">
              <w:t>IMSv0</w:t>
            </w:r>
            <w:r>
              <w:t>1</w:t>
            </w:r>
          </w:p>
        </w:tc>
      </w:tr>
      <w:tr w:rsidR="00526744" w:rsidRPr="00526744" w14:paraId="1E74D8E6" w14:textId="77777777" w:rsidTr="143039D0">
        <w:tc>
          <w:tcPr>
            <w:tcW w:w="2190" w:type="dxa"/>
            <w:hideMark/>
          </w:tcPr>
          <w:p w14:paraId="4A2EEB9F" w14:textId="77777777" w:rsidR="00526744" w:rsidRPr="00526744" w:rsidRDefault="00526744" w:rsidP="00526744">
            <w:pPr>
              <w:spacing w:after="160" w:line="278" w:lineRule="auto"/>
            </w:pPr>
            <w:r w:rsidRPr="00526744">
              <w:t>Datum:</w:t>
            </w:r>
          </w:p>
        </w:tc>
        <w:tc>
          <w:tcPr>
            <w:tcW w:w="6863" w:type="dxa"/>
            <w:hideMark/>
          </w:tcPr>
          <w:p w14:paraId="0511FF1E" w14:textId="576D74C1" w:rsidR="00526744" w:rsidRPr="00526744" w:rsidRDefault="002B225B" w:rsidP="00526744">
            <w:pPr>
              <w:spacing w:after="160" w:line="278" w:lineRule="auto"/>
            </w:pPr>
            <w:r>
              <w:t>……….</w:t>
            </w:r>
          </w:p>
        </w:tc>
      </w:tr>
    </w:tbl>
    <w:p w14:paraId="61854BBD" w14:textId="77777777" w:rsidR="002B225B" w:rsidRDefault="002B225B" w:rsidP="002B225B"/>
    <w:p w14:paraId="04C65DA0" w14:textId="77777777" w:rsidR="002B225B" w:rsidRDefault="002B225B" w:rsidP="002B225B"/>
    <w:p w14:paraId="7CD21788" w14:textId="77777777" w:rsidR="002B225B" w:rsidRDefault="002B225B" w:rsidP="002B225B"/>
    <w:p w14:paraId="2CE79D75" w14:textId="77777777" w:rsidR="002B225B" w:rsidRDefault="002B225B" w:rsidP="002B225B"/>
    <w:p w14:paraId="5B2B03DF" w14:textId="77777777" w:rsidR="002B225B" w:rsidRDefault="002B225B" w:rsidP="002B225B"/>
    <w:p w14:paraId="6FF03F3F" w14:textId="77777777" w:rsidR="002B225B" w:rsidRDefault="002B225B">
      <w:pPr>
        <w:spacing w:after="160"/>
        <w:jc w:val="left"/>
      </w:pPr>
      <w:r>
        <w:br w:type="page"/>
      </w:r>
    </w:p>
    <w:sdt>
      <w:sdtPr>
        <w:rPr>
          <w:rFonts w:asciiTheme="minorHAnsi" w:eastAsiaTheme="minorEastAsia" w:hAnsiTheme="minorHAnsi" w:cstheme="minorBidi"/>
          <w:color w:val="auto"/>
          <w:kern w:val="2"/>
          <w:sz w:val="24"/>
          <w:szCs w:val="24"/>
          <w:lang w:eastAsia="en-US"/>
          <w14:ligatures w14:val="standardContextual"/>
        </w:rPr>
        <w:id w:val="-492256156"/>
        <w:docPartObj>
          <w:docPartGallery w:val="Table of Contents"/>
          <w:docPartUnique/>
        </w:docPartObj>
      </w:sdtPr>
      <w:sdtEndPr>
        <w:rPr>
          <w:b/>
          <w:bCs/>
        </w:rPr>
      </w:sdtEndPr>
      <w:sdtContent>
        <w:p w14:paraId="567E0D31" w14:textId="368BBC25" w:rsidR="00A15BC5" w:rsidRDefault="00A15BC5">
          <w:pPr>
            <w:pStyle w:val="TOCHeading"/>
          </w:pPr>
          <w:r>
            <w:t>Inhoud</w:t>
          </w:r>
        </w:p>
        <w:p w14:paraId="1BA0FCBC" w14:textId="299ED7B3" w:rsidR="00507EE1" w:rsidRDefault="00A15BC5">
          <w:pPr>
            <w:pStyle w:val="TOC1"/>
            <w:tabs>
              <w:tab w:val="left" w:pos="480"/>
              <w:tab w:val="right" w:leader="dot" w:pos="9062"/>
            </w:tabs>
            <w:rPr>
              <w:rFonts w:eastAsiaTheme="minorEastAsia"/>
              <w:noProof/>
              <w:lang w:eastAsia="nl-NL"/>
            </w:rPr>
          </w:pPr>
          <w:r>
            <w:fldChar w:fldCharType="begin"/>
          </w:r>
          <w:r>
            <w:instrText xml:space="preserve"> TOC \o "1-3" \h \z \u </w:instrText>
          </w:r>
          <w:r>
            <w:fldChar w:fldCharType="separate"/>
          </w:r>
          <w:hyperlink w:anchor="_Toc224207838" w:history="1">
            <w:r w:rsidR="00507EE1" w:rsidRPr="00803A0A">
              <w:rPr>
                <w:rStyle w:val="Hyperlink"/>
                <w:noProof/>
              </w:rPr>
              <w:t>1</w:t>
            </w:r>
            <w:r w:rsidR="00507EE1">
              <w:rPr>
                <w:rFonts w:eastAsiaTheme="minorEastAsia"/>
                <w:noProof/>
                <w:lang w:eastAsia="nl-NL"/>
              </w:rPr>
              <w:tab/>
            </w:r>
            <w:r w:rsidR="00507EE1" w:rsidRPr="00803A0A">
              <w:rPr>
                <w:rStyle w:val="Hyperlink"/>
                <w:noProof/>
              </w:rPr>
              <w:t>Onderwerp en toepassingsgebied</w:t>
            </w:r>
            <w:r w:rsidR="00507EE1">
              <w:rPr>
                <w:noProof/>
                <w:webHidden/>
              </w:rPr>
              <w:tab/>
            </w:r>
            <w:r w:rsidR="00507EE1">
              <w:rPr>
                <w:noProof/>
                <w:webHidden/>
              </w:rPr>
              <w:fldChar w:fldCharType="begin"/>
            </w:r>
            <w:r w:rsidR="00507EE1">
              <w:rPr>
                <w:noProof/>
                <w:webHidden/>
              </w:rPr>
              <w:instrText xml:space="preserve"> PAGEREF _Toc224207838 \h </w:instrText>
            </w:r>
            <w:r w:rsidR="00507EE1">
              <w:rPr>
                <w:noProof/>
                <w:webHidden/>
              </w:rPr>
            </w:r>
            <w:r w:rsidR="00507EE1">
              <w:rPr>
                <w:noProof/>
                <w:webHidden/>
              </w:rPr>
              <w:fldChar w:fldCharType="separate"/>
            </w:r>
            <w:r w:rsidR="00507EE1">
              <w:rPr>
                <w:noProof/>
                <w:webHidden/>
              </w:rPr>
              <w:t>5</w:t>
            </w:r>
            <w:r w:rsidR="00507EE1">
              <w:rPr>
                <w:noProof/>
                <w:webHidden/>
              </w:rPr>
              <w:fldChar w:fldCharType="end"/>
            </w:r>
          </w:hyperlink>
        </w:p>
        <w:p w14:paraId="0A0C6688" w14:textId="3489443D" w:rsidR="00507EE1" w:rsidRDefault="00507EE1">
          <w:pPr>
            <w:pStyle w:val="TOC1"/>
            <w:tabs>
              <w:tab w:val="left" w:pos="480"/>
              <w:tab w:val="right" w:leader="dot" w:pos="9062"/>
            </w:tabs>
            <w:rPr>
              <w:rFonts w:eastAsiaTheme="minorEastAsia"/>
              <w:noProof/>
              <w:lang w:eastAsia="nl-NL"/>
            </w:rPr>
          </w:pPr>
          <w:hyperlink w:anchor="_Toc224207839" w:history="1">
            <w:r w:rsidRPr="00803A0A">
              <w:rPr>
                <w:rStyle w:val="Hyperlink"/>
                <w:noProof/>
              </w:rPr>
              <w:t>2</w:t>
            </w:r>
            <w:r>
              <w:rPr>
                <w:rFonts w:eastAsiaTheme="minorEastAsia"/>
                <w:noProof/>
                <w:lang w:eastAsia="nl-NL"/>
              </w:rPr>
              <w:tab/>
            </w:r>
            <w:r w:rsidRPr="00803A0A">
              <w:rPr>
                <w:rStyle w:val="Hyperlink"/>
                <w:noProof/>
              </w:rPr>
              <w:t>Normatieve verwijzingen</w:t>
            </w:r>
            <w:r>
              <w:rPr>
                <w:noProof/>
                <w:webHidden/>
              </w:rPr>
              <w:tab/>
            </w:r>
            <w:r>
              <w:rPr>
                <w:noProof/>
                <w:webHidden/>
              </w:rPr>
              <w:fldChar w:fldCharType="begin"/>
            </w:r>
            <w:r>
              <w:rPr>
                <w:noProof/>
                <w:webHidden/>
              </w:rPr>
              <w:instrText xml:space="preserve"> PAGEREF _Toc224207839 \h </w:instrText>
            </w:r>
            <w:r>
              <w:rPr>
                <w:noProof/>
                <w:webHidden/>
              </w:rPr>
            </w:r>
            <w:r>
              <w:rPr>
                <w:noProof/>
                <w:webHidden/>
              </w:rPr>
              <w:fldChar w:fldCharType="separate"/>
            </w:r>
            <w:r>
              <w:rPr>
                <w:noProof/>
                <w:webHidden/>
              </w:rPr>
              <w:t>5</w:t>
            </w:r>
            <w:r>
              <w:rPr>
                <w:noProof/>
                <w:webHidden/>
              </w:rPr>
              <w:fldChar w:fldCharType="end"/>
            </w:r>
          </w:hyperlink>
        </w:p>
        <w:p w14:paraId="18C625A8" w14:textId="08ACFC31" w:rsidR="00507EE1" w:rsidRDefault="00507EE1">
          <w:pPr>
            <w:pStyle w:val="TOC1"/>
            <w:tabs>
              <w:tab w:val="left" w:pos="480"/>
              <w:tab w:val="right" w:leader="dot" w:pos="9062"/>
            </w:tabs>
            <w:rPr>
              <w:rFonts w:eastAsiaTheme="minorEastAsia"/>
              <w:noProof/>
              <w:lang w:eastAsia="nl-NL"/>
            </w:rPr>
          </w:pPr>
          <w:hyperlink w:anchor="_Toc224207840" w:history="1">
            <w:r w:rsidRPr="00803A0A">
              <w:rPr>
                <w:rStyle w:val="Hyperlink"/>
                <w:noProof/>
              </w:rPr>
              <w:t>3</w:t>
            </w:r>
            <w:r>
              <w:rPr>
                <w:rFonts w:eastAsiaTheme="minorEastAsia"/>
                <w:noProof/>
                <w:lang w:eastAsia="nl-NL"/>
              </w:rPr>
              <w:tab/>
            </w:r>
            <w:r w:rsidRPr="00803A0A">
              <w:rPr>
                <w:rStyle w:val="Hyperlink"/>
                <w:noProof/>
              </w:rPr>
              <w:t>Termen en definities</w:t>
            </w:r>
            <w:r>
              <w:rPr>
                <w:noProof/>
                <w:webHidden/>
              </w:rPr>
              <w:tab/>
            </w:r>
            <w:r>
              <w:rPr>
                <w:noProof/>
                <w:webHidden/>
              </w:rPr>
              <w:fldChar w:fldCharType="begin"/>
            </w:r>
            <w:r>
              <w:rPr>
                <w:noProof/>
                <w:webHidden/>
              </w:rPr>
              <w:instrText xml:space="preserve"> PAGEREF _Toc224207840 \h </w:instrText>
            </w:r>
            <w:r>
              <w:rPr>
                <w:noProof/>
                <w:webHidden/>
              </w:rPr>
            </w:r>
            <w:r>
              <w:rPr>
                <w:noProof/>
                <w:webHidden/>
              </w:rPr>
              <w:fldChar w:fldCharType="separate"/>
            </w:r>
            <w:r>
              <w:rPr>
                <w:noProof/>
                <w:webHidden/>
              </w:rPr>
              <w:t>6</w:t>
            </w:r>
            <w:r>
              <w:rPr>
                <w:noProof/>
                <w:webHidden/>
              </w:rPr>
              <w:fldChar w:fldCharType="end"/>
            </w:r>
          </w:hyperlink>
        </w:p>
        <w:p w14:paraId="049F64FE" w14:textId="774674C9" w:rsidR="00507EE1" w:rsidRDefault="00507EE1">
          <w:pPr>
            <w:pStyle w:val="TOC1"/>
            <w:tabs>
              <w:tab w:val="left" w:pos="480"/>
              <w:tab w:val="right" w:leader="dot" w:pos="9062"/>
            </w:tabs>
            <w:rPr>
              <w:rFonts w:eastAsiaTheme="minorEastAsia"/>
              <w:noProof/>
              <w:lang w:eastAsia="nl-NL"/>
            </w:rPr>
          </w:pPr>
          <w:hyperlink w:anchor="_Toc224207841" w:history="1">
            <w:r w:rsidRPr="00803A0A">
              <w:rPr>
                <w:rStyle w:val="Hyperlink"/>
                <w:noProof/>
              </w:rPr>
              <w:t>4</w:t>
            </w:r>
            <w:r>
              <w:rPr>
                <w:rFonts w:eastAsiaTheme="minorEastAsia"/>
                <w:noProof/>
                <w:lang w:eastAsia="nl-NL"/>
              </w:rPr>
              <w:tab/>
            </w:r>
            <w:r w:rsidRPr="00803A0A">
              <w:rPr>
                <w:rStyle w:val="Hyperlink"/>
                <w:noProof/>
              </w:rPr>
              <w:t>Context van de organisatie</w:t>
            </w:r>
            <w:r>
              <w:rPr>
                <w:noProof/>
                <w:webHidden/>
              </w:rPr>
              <w:tab/>
            </w:r>
            <w:r>
              <w:rPr>
                <w:noProof/>
                <w:webHidden/>
              </w:rPr>
              <w:fldChar w:fldCharType="begin"/>
            </w:r>
            <w:r>
              <w:rPr>
                <w:noProof/>
                <w:webHidden/>
              </w:rPr>
              <w:instrText xml:space="preserve"> PAGEREF _Toc224207841 \h </w:instrText>
            </w:r>
            <w:r>
              <w:rPr>
                <w:noProof/>
                <w:webHidden/>
              </w:rPr>
            </w:r>
            <w:r>
              <w:rPr>
                <w:noProof/>
                <w:webHidden/>
              </w:rPr>
              <w:fldChar w:fldCharType="separate"/>
            </w:r>
            <w:r>
              <w:rPr>
                <w:noProof/>
                <w:webHidden/>
              </w:rPr>
              <w:t>6</w:t>
            </w:r>
            <w:r>
              <w:rPr>
                <w:noProof/>
                <w:webHidden/>
              </w:rPr>
              <w:fldChar w:fldCharType="end"/>
            </w:r>
          </w:hyperlink>
        </w:p>
        <w:p w14:paraId="71F21845" w14:textId="164EB375" w:rsidR="00507EE1" w:rsidRDefault="00507EE1">
          <w:pPr>
            <w:pStyle w:val="TOC2"/>
            <w:tabs>
              <w:tab w:val="left" w:pos="960"/>
              <w:tab w:val="right" w:leader="dot" w:pos="9062"/>
            </w:tabs>
            <w:rPr>
              <w:rFonts w:eastAsiaTheme="minorEastAsia"/>
              <w:noProof/>
              <w:lang w:eastAsia="nl-NL"/>
            </w:rPr>
          </w:pPr>
          <w:hyperlink w:anchor="_Toc224207842" w:history="1">
            <w:r w:rsidRPr="00803A0A">
              <w:rPr>
                <w:rStyle w:val="Hyperlink"/>
                <w:noProof/>
              </w:rPr>
              <w:t>4.1</w:t>
            </w:r>
            <w:r>
              <w:rPr>
                <w:rFonts w:eastAsiaTheme="minorEastAsia"/>
                <w:noProof/>
                <w:lang w:eastAsia="nl-NL"/>
              </w:rPr>
              <w:tab/>
            </w:r>
            <w:r w:rsidRPr="00803A0A">
              <w:rPr>
                <w:rStyle w:val="Hyperlink"/>
                <w:noProof/>
              </w:rPr>
              <w:t>De context</w:t>
            </w:r>
            <w:r>
              <w:rPr>
                <w:noProof/>
                <w:webHidden/>
              </w:rPr>
              <w:tab/>
            </w:r>
            <w:r>
              <w:rPr>
                <w:noProof/>
                <w:webHidden/>
              </w:rPr>
              <w:fldChar w:fldCharType="begin"/>
            </w:r>
            <w:r>
              <w:rPr>
                <w:noProof/>
                <w:webHidden/>
              </w:rPr>
              <w:instrText xml:space="preserve"> PAGEREF _Toc224207842 \h </w:instrText>
            </w:r>
            <w:r>
              <w:rPr>
                <w:noProof/>
                <w:webHidden/>
              </w:rPr>
            </w:r>
            <w:r>
              <w:rPr>
                <w:noProof/>
                <w:webHidden/>
              </w:rPr>
              <w:fldChar w:fldCharType="separate"/>
            </w:r>
            <w:r>
              <w:rPr>
                <w:noProof/>
                <w:webHidden/>
              </w:rPr>
              <w:t>6</w:t>
            </w:r>
            <w:r>
              <w:rPr>
                <w:noProof/>
                <w:webHidden/>
              </w:rPr>
              <w:fldChar w:fldCharType="end"/>
            </w:r>
          </w:hyperlink>
        </w:p>
        <w:p w14:paraId="6F9A1184" w14:textId="1DDB7D9B" w:rsidR="00507EE1" w:rsidRDefault="00507EE1">
          <w:pPr>
            <w:pStyle w:val="TOC3"/>
            <w:tabs>
              <w:tab w:val="left" w:pos="1440"/>
              <w:tab w:val="right" w:leader="dot" w:pos="9062"/>
            </w:tabs>
            <w:rPr>
              <w:rFonts w:eastAsiaTheme="minorEastAsia"/>
              <w:noProof/>
              <w:lang w:eastAsia="nl-NL"/>
            </w:rPr>
          </w:pPr>
          <w:hyperlink w:anchor="_Toc224207843" w:history="1">
            <w:r w:rsidRPr="00803A0A">
              <w:rPr>
                <w:rStyle w:val="Hyperlink"/>
                <w:noProof/>
              </w:rPr>
              <w:t>4.1.1</w:t>
            </w:r>
            <w:r>
              <w:rPr>
                <w:rFonts w:eastAsiaTheme="minorEastAsia"/>
                <w:noProof/>
                <w:lang w:eastAsia="nl-NL"/>
              </w:rPr>
              <w:tab/>
            </w:r>
            <w:r w:rsidRPr="00803A0A">
              <w:rPr>
                <w:rStyle w:val="Hyperlink"/>
                <w:noProof/>
              </w:rPr>
              <w:t>Ambities voor de stad en maatschappelijke impact</w:t>
            </w:r>
            <w:r>
              <w:rPr>
                <w:noProof/>
                <w:webHidden/>
              </w:rPr>
              <w:tab/>
            </w:r>
            <w:r>
              <w:rPr>
                <w:noProof/>
                <w:webHidden/>
              </w:rPr>
              <w:fldChar w:fldCharType="begin"/>
            </w:r>
            <w:r>
              <w:rPr>
                <w:noProof/>
                <w:webHidden/>
              </w:rPr>
              <w:instrText xml:space="preserve"> PAGEREF _Toc224207843 \h </w:instrText>
            </w:r>
            <w:r>
              <w:rPr>
                <w:noProof/>
                <w:webHidden/>
              </w:rPr>
            </w:r>
            <w:r>
              <w:rPr>
                <w:noProof/>
                <w:webHidden/>
              </w:rPr>
              <w:fldChar w:fldCharType="separate"/>
            </w:r>
            <w:r>
              <w:rPr>
                <w:noProof/>
                <w:webHidden/>
              </w:rPr>
              <w:t>6</w:t>
            </w:r>
            <w:r>
              <w:rPr>
                <w:noProof/>
                <w:webHidden/>
              </w:rPr>
              <w:fldChar w:fldCharType="end"/>
            </w:r>
          </w:hyperlink>
        </w:p>
        <w:p w14:paraId="049ED7F0" w14:textId="0FB5E425" w:rsidR="00507EE1" w:rsidRDefault="00507EE1">
          <w:pPr>
            <w:pStyle w:val="TOC3"/>
            <w:tabs>
              <w:tab w:val="left" w:pos="1440"/>
              <w:tab w:val="right" w:leader="dot" w:pos="9062"/>
            </w:tabs>
            <w:rPr>
              <w:rFonts w:eastAsiaTheme="minorEastAsia"/>
              <w:noProof/>
              <w:lang w:eastAsia="nl-NL"/>
            </w:rPr>
          </w:pPr>
          <w:hyperlink w:anchor="_Toc224207844" w:history="1">
            <w:r w:rsidRPr="00803A0A">
              <w:rPr>
                <w:rStyle w:val="Hyperlink"/>
                <w:noProof/>
              </w:rPr>
              <w:t>4.1.2</w:t>
            </w:r>
            <w:r>
              <w:rPr>
                <w:rFonts w:eastAsiaTheme="minorEastAsia"/>
                <w:noProof/>
                <w:lang w:eastAsia="nl-NL"/>
              </w:rPr>
              <w:tab/>
            </w:r>
            <w:r w:rsidRPr="00803A0A">
              <w:rPr>
                <w:rStyle w:val="Hyperlink"/>
                <w:noProof/>
              </w:rPr>
              <w:t>Wet- en regelgeving</w:t>
            </w:r>
            <w:r>
              <w:rPr>
                <w:noProof/>
                <w:webHidden/>
              </w:rPr>
              <w:tab/>
            </w:r>
            <w:r>
              <w:rPr>
                <w:noProof/>
                <w:webHidden/>
              </w:rPr>
              <w:fldChar w:fldCharType="begin"/>
            </w:r>
            <w:r>
              <w:rPr>
                <w:noProof/>
                <w:webHidden/>
              </w:rPr>
              <w:instrText xml:space="preserve"> PAGEREF _Toc224207844 \h </w:instrText>
            </w:r>
            <w:r>
              <w:rPr>
                <w:noProof/>
                <w:webHidden/>
              </w:rPr>
            </w:r>
            <w:r>
              <w:rPr>
                <w:noProof/>
                <w:webHidden/>
              </w:rPr>
              <w:fldChar w:fldCharType="separate"/>
            </w:r>
            <w:r>
              <w:rPr>
                <w:noProof/>
                <w:webHidden/>
              </w:rPr>
              <w:t>7</w:t>
            </w:r>
            <w:r>
              <w:rPr>
                <w:noProof/>
                <w:webHidden/>
              </w:rPr>
              <w:fldChar w:fldCharType="end"/>
            </w:r>
          </w:hyperlink>
        </w:p>
        <w:p w14:paraId="5CCEC3B7" w14:textId="64E0083C" w:rsidR="00507EE1" w:rsidRDefault="00507EE1">
          <w:pPr>
            <w:pStyle w:val="TOC3"/>
            <w:tabs>
              <w:tab w:val="left" w:pos="1440"/>
              <w:tab w:val="right" w:leader="dot" w:pos="9062"/>
            </w:tabs>
            <w:rPr>
              <w:rFonts w:eastAsiaTheme="minorEastAsia"/>
              <w:noProof/>
              <w:lang w:eastAsia="nl-NL"/>
            </w:rPr>
          </w:pPr>
          <w:hyperlink w:anchor="_Toc224207845" w:history="1">
            <w:r w:rsidRPr="00803A0A">
              <w:rPr>
                <w:rStyle w:val="Hyperlink"/>
                <w:noProof/>
              </w:rPr>
              <w:t>4.1.3</w:t>
            </w:r>
            <w:r>
              <w:rPr>
                <w:rFonts w:eastAsiaTheme="minorEastAsia"/>
                <w:noProof/>
                <w:lang w:eastAsia="nl-NL"/>
              </w:rPr>
              <w:tab/>
            </w:r>
            <w:r w:rsidRPr="00803A0A">
              <w:rPr>
                <w:rStyle w:val="Hyperlink"/>
                <w:noProof/>
              </w:rPr>
              <w:t>Dreigingen en ontwikkelingen</w:t>
            </w:r>
            <w:r>
              <w:rPr>
                <w:noProof/>
                <w:webHidden/>
              </w:rPr>
              <w:tab/>
            </w:r>
            <w:r>
              <w:rPr>
                <w:noProof/>
                <w:webHidden/>
              </w:rPr>
              <w:fldChar w:fldCharType="begin"/>
            </w:r>
            <w:r>
              <w:rPr>
                <w:noProof/>
                <w:webHidden/>
              </w:rPr>
              <w:instrText xml:space="preserve"> PAGEREF _Toc224207845 \h </w:instrText>
            </w:r>
            <w:r>
              <w:rPr>
                <w:noProof/>
                <w:webHidden/>
              </w:rPr>
            </w:r>
            <w:r>
              <w:rPr>
                <w:noProof/>
                <w:webHidden/>
              </w:rPr>
              <w:fldChar w:fldCharType="separate"/>
            </w:r>
            <w:r>
              <w:rPr>
                <w:noProof/>
                <w:webHidden/>
              </w:rPr>
              <w:t>7</w:t>
            </w:r>
            <w:r>
              <w:rPr>
                <w:noProof/>
                <w:webHidden/>
              </w:rPr>
              <w:fldChar w:fldCharType="end"/>
            </w:r>
          </w:hyperlink>
        </w:p>
        <w:p w14:paraId="03371FCC" w14:textId="4447E54E" w:rsidR="00507EE1" w:rsidRDefault="00507EE1">
          <w:pPr>
            <w:pStyle w:val="TOC3"/>
            <w:tabs>
              <w:tab w:val="left" w:pos="1440"/>
              <w:tab w:val="right" w:leader="dot" w:pos="9062"/>
            </w:tabs>
            <w:rPr>
              <w:rFonts w:eastAsiaTheme="minorEastAsia"/>
              <w:noProof/>
              <w:lang w:eastAsia="nl-NL"/>
            </w:rPr>
          </w:pPr>
          <w:hyperlink w:anchor="_Toc224207846" w:history="1">
            <w:r w:rsidRPr="00803A0A">
              <w:rPr>
                <w:rStyle w:val="Hyperlink"/>
                <w:noProof/>
              </w:rPr>
              <w:t>4.1.4</w:t>
            </w:r>
            <w:r>
              <w:rPr>
                <w:rFonts w:eastAsiaTheme="minorEastAsia"/>
                <w:noProof/>
                <w:lang w:eastAsia="nl-NL"/>
              </w:rPr>
              <w:tab/>
            </w:r>
            <w:r w:rsidRPr="00803A0A">
              <w:rPr>
                <w:rStyle w:val="Hyperlink"/>
                <w:noProof/>
              </w:rPr>
              <w:t>Ketenafhankelijkheden</w:t>
            </w:r>
            <w:r>
              <w:rPr>
                <w:noProof/>
                <w:webHidden/>
              </w:rPr>
              <w:tab/>
            </w:r>
            <w:r>
              <w:rPr>
                <w:noProof/>
                <w:webHidden/>
              </w:rPr>
              <w:fldChar w:fldCharType="begin"/>
            </w:r>
            <w:r>
              <w:rPr>
                <w:noProof/>
                <w:webHidden/>
              </w:rPr>
              <w:instrText xml:space="preserve"> PAGEREF _Toc224207846 \h </w:instrText>
            </w:r>
            <w:r>
              <w:rPr>
                <w:noProof/>
                <w:webHidden/>
              </w:rPr>
            </w:r>
            <w:r>
              <w:rPr>
                <w:noProof/>
                <w:webHidden/>
              </w:rPr>
              <w:fldChar w:fldCharType="separate"/>
            </w:r>
            <w:r>
              <w:rPr>
                <w:noProof/>
                <w:webHidden/>
              </w:rPr>
              <w:t>8</w:t>
            </w:r>
            <w:r>
              <w:rPr>
                <w:noProof/>
                <w:webHidden/>
              </w:rPr>
              <w:fldChar w:fldCharType="end"/>
            </w:r>
          </w:hyperlink>
        </w:p>
        <w:p w14:paraId="74CB8031" w14:textId="246A9A10" w:rsidR="00507EE1" w:rsidRDefault="00507EE1">
          <w:pPr>
            <w:pStyle w:val="TOC3"/>
            <w:tabs>
              <w:tab w:val="left" w:pos="1440"/>
              <w:tab w:val="right" w:leader="dot" w:pos="9062"/>
            </w:tabs>
            <w:rPr>
              <w:rFonts w:eastAsiaTheme="minorEastAsia"/>
              <w:noProof/>
              <w:lang w:eastAsia="nl-NL"/>
            </w:rPr>
          </w:pPr>
          <w:hyperlink w:anchor="_Toc224207847" w:history="1">
            <w:r w:rsidRPr="00803A0A">
              <w:rPr>
                <w:rStyle w:val="Hyperlink"/>
                <w:noProof/>
              </w:rPr>
              <w:t>4.1.5</w:t>
            </w:r>
            <w:r>
              <w:rPr>
                <w:rFonts w:eastAsiaTheme="minorEastAsia"/>
                <w:noProof/>
                <w:lang w:eastAsia="nl-NL"/>
              </w:rPr>
              <w:tab/>
            </w:r>
            <w:r w:rsidRPr="00803A0A">
              <w:rPr>
                <w:rStyle w:val="Hyperlink"/>
                <w:noProof/>
              </w:rPr>
              <w:t>Interne context</w:t>
            </w:r>
            <w:r>
              <w:rPr>
                <w:noProof/>
                <w:webHidden/>
              </w:rPr>
              <w:tab/>
            </w:r>
            <w:r>
              <w:rPr>
                <w:noProof/>
                <w:webHidden/>
              </w:rPr>
              <w:fldChar w:fldCharType="begin"/>
            </w:r>
            <w:r>
              <w:rPr>
                <w:noProof/>
                <w:webHidden/>
              </w:rPr>
              <w:instrText xml:space="preserve"> PAGEREF _Toc224207847 \h </w:instrText>
            </w:r>
            <w:r>
              <w:rPr>
                <w:noProof/>
                <w:webHidden/>
              </w:rPr>
            </w:r>
            <w:r>
              <w:rPr>
                <w:noProof/>
                <w:webHidden/>
              </w:rPr>
              <w:fldChar w:fldCharType="separate"/>
            </w:r>
            <w:r>
              <w:rPr>
                <w:noProof/>
                <w:webHidden/>
              </w:rPr>
              <w:t>8</w:t>
            </w:r>
            <w:r>
              <w:rPr>
                <w:noProof/>
                <w:webHidden/>
              </w:rPr>
              <w:fldChar w:fldCharType="end"/>
            </w:r>
          </w:hyperlink>
        </w:p>
        <w:p w14:paraId="3E01C2A7" w14:textId="5F781E80" w:rsidR="00507EE1" w:rsidRDefault="00507EE1">
          <w:pPr>
            <w:pStyle w:val="TOC3"/>
            <w:tabs>
              <w:tab w:val="left" w:pos="1440"/>
              <w:tab w:val="right" w:leader="dot" w:pos="9062"/>
            </w:tabs>
            <w:rPr>
              <w:rFonts w:eastAsiaTheme="minorEastAsia"/>
              <w:noProof/>
              <w:lang w:eastAsia="nl-NL"/>
            </w:rPr>
          </w:pPr>
          <w:hyperlink w:anchor="_Toc224207848" w:history="1">
            <w:r w:rsidRPr="00803A0A">
              <w:rPr>
                <w:rStyle w:val="Hyperlink"/>
                <w:noProof/>
              </w:rPr>
              <w:t>4.1.6</w:t>
            </w:r>
            <w:r>
              <w:rPr>
                <w:rFonts w:eastAsiaTheme="minorEastAsia"/>
                <w:noProof/>
                <w:lang w:eastAsia="nl-NL"/>
              </w:rPr>
              <w:tab/>
            </w:r>
            <w:r w:rsidRPr="00803A0A">
              <w:rPr>
                <w:rStyle w:val="Hyperlink"/>
                <w:noProof/>
              </w:rPr>
              <w:t>Strategisch kader</w:t>
            </w:r>
            <w:r>
              <w:rPr>
                <w:noProof/>
                <w:webHidden/>
              </w:rPr>
              <w:tab/>
            </w:r>
            <w:r>
              <w:rPr>
                <w:noProof/>
                <w:webHidden/>
              </w:rPr>
              <w:fldChar w:fldCharType="begin"/>
            </w:r>
            <w:r>
              <w:rPr>
                <w:noProof/>
                <w:webHidden/>
              </w:rPr>
              <w:instrText xml:space="preserve"> PAGEREF _Toc224207848 \h </w:instrText>
            </w:r>
            <w:r>
              <w:rPr>
                <w:noProof/>
                <w:webHidden/>
              </w:rPr>
            </w:r>
            <w:r>
              <w:rPr>
                <w:noProof/>
                <w:webHidden/>
              </w:rPr>
              <w:fldChar w:fldCharType="separate"/>
            </w:r>
            <w:r>
              <w:rPr>
                <w:noProof/>
                <w:webHidden/>
              </w:rPr>
              <w:t>9</w:t>
            </w:r>
            <w:r>
              <w:rPr>
                <w:noProof/>
                <w:webHidden/>
              </w:rPr>
              <w:fldChar w:fldCharType="end"/>
            </w:r>
          </w:hyperlink>
        </w:p>
        <w:p w14:paraId="64954BF8" w14:textId="3F14323D" w:rsidR="00507EE1" w:rsidRDefault="00507EE1">
          <w:pPr>
            <w:pStyle w:val="TOC3"/>
            <w:tabs>
              <w:tab w:val="left" w:pos="1440"/>
              <w:tab w:val="right" w:leader="dot" w:pos="9062"/>
            </w:tabs>
            <w:rPr>
              <w:rFonts w:eastAsiaTheme="minorEastAsia"/>
              <w:noProof/>
              <w:lang w:eastAsia="nl-NL"/>
            </w:rPr>
          </w:pPr>
          <w:hyperlink w:anchor="_Toc224207849" w:history="1">
            <w:r w:rsidRPr="00803A0A">
              <w:rPr>
                <w:rStyle w:val="Hyperlink"/>
                <w:noProof/>
              </w:rPr>
              <w:t>4.1.7</w:t>
            </w:r>
            <w:r>
              <w:rPr>
                <w:rFonts w:eastAsiaTheme="minorEastAsia"/>
                <w:noProof/>
                <w:lang w:eastAsia="nl-NL"/>
              </w:rPr>
              <w:tab/>
            </w:r>
            <w:r w:rsidRPr="00803A0A">
              <w:rPr>
                <w:rStyle w:val="Hyperlink"/>
                <w:noProof/>
              </w:rPr>
              <w:t>SWOT</w:t>
            </w:r>
            <w:r>
              <w:rPr>
                <w:noProof/>
                <w:webHidden/>
              </w:rPr>
              <w:tab/>
            </w:r>
            <w:r>
              <w:rPr>
                <w:noProof/>
                <w:webHidden/>
              </w:rPr>
              <w:fldChar w:fldCharType="begin"/>
            </w:r>
            <w:r>
              <w:rPr>
                <w:noProof/>
                <w:webHidden/>
              </w:rPr>
              <w:instrText xml:space="preserve"> PAGEREF _Toc224207849 \h </w:instrText>
            </w:r>
            <w:r>
              <w:rPr>
                <w:noProof/>
                <w:webHidden/>
              </w:rPr>
            </w:r>
            <w:r>
              <w:rPr>
                <w:noProof/>
                <w:webHidden/>
              </w:rPr>
              <w:fldChar w:fldCharType="separate"/>
            </w:r>
            <w:r>
              <w:rPr>
                <w:noProof/>
                <w:webHidden/>
              </w:rPr>
              <w:t>11</w:t>
            </w:r>
            <w:r>
              <w:rPr>
                <w:noProof/>
                <w:webHidden/>
              </w:rPr>
              <w:fldChar w:fldCharType="end"/>
            </w:r>
          </w:hyperlink>
        </w:p>
        <w:p w14:paraId="4E9057FD" w14:textId="74B40BF6" w:rsidR="00507EE1" w:rsidRDefault="00507EE1">
          <w:pPr>
            <w:pStyle w:val="TOC2"/>
            <w:tabs>
              <w:tab w:val="left" w:pos="960"/>
              <w:tab w:val="right" w:leader="dot" w:pos="9062"/>
            </w:tabs>
            <w:rPr>
              <w:rFonts w:eastAsiaTheme="minorEastAsia"/>
              <w:noProof/>
              <w:lang w:eastAsia="nl-NL"/>
            </w:rPr>
          </w:pPr>
          <w:hyperlink w:anchor="_Toc224207850" w:history="1">
            <w:r w:rsidRPr="00803A0A">
              <w:rPr>
                <w:rStyle w:val="Hyperlink"/>
                <w:noProof/>
              </w:rPr>
              <w:t>4.2</w:t>
            </w:r>
            <w:r>
              <w:rPr>
                <w:rFonts w:eastAsiaTheme="minorEastAsia"/>
                <w:noProof/>
                <w:lang w:eastAsia="nl-NL"/>
              </w:rPr>
              <w:tab/>
            </w:r>
            <w:r w:rsidRPr="00803A0A">
              <w:rPr>
                <w:rStyle w:val="Hyperlink"/>
                <w:noProof/>
              </w:rPr>
              <w:t>Behoefte en verwachtingen van belanghebbenden</w:t>
            </w:r>
            <w:r>
              <w:rPr>
                <w:noProof/>
                <w:webHidden/>
              </w:rPr>
              <w:tab/>
            </w:r>
            <w:r>
              <w:rPr>
                <w:noProof/>
                <w:webHidden/>
              </w:rPr>
              <w:fldChar w:fldCharType="begin"/>
            </w:r>
            <w:r>
              <w:rPr>
                <w:noProof/>
                <w:webHidden/>
              </w:rPr>
              <w:instrText xml:space="preserve"> PAGEREF _Toc224207850 \h </w:instrText>
            </w:r>
            <w:r>
              <w:rPr>
                <w:noProof/>
                <w:webHidden/>
              </w:rPr>
            </w:r>
            <w:r>
              <w:rPr>
                <w:noProof/>
                <w:webHidden/>
              </w:rPr>
              <w:fldChar w:fldCharType="separate"/>
            </w:r>
            <w:r>
              <w:rPr>
                <w:noProof/>
                <w:webHidden/>
              </w:rPr>
              <w:t>12</w:t>
            </w:r>
            <w:r>
              <w:rPr>
                <w:noProof/>
                <w:webHidden/>
              </w:rPr>
              <w:fldChar w:fldCharType="end"/>
            </w:r>
          </w:hyperlink>
        </w:p>
        <w:p w14:paraId="128C5829" w14:textId="233F392C" w:rsidR="00507EE1" w:rsidRDefault="00507EE1">
          <w:pPr>
            <w:pStyle w:val="TOC2"/>
            <w:tabs>
              <w:tab w:val="left" w:pos="960"/>
              <w:tab w:val="right" w:leader="dot" w:pos="9062"/>
            </w:tabs>
            <w:rPr>
              <w:rFonts w:eastAsiaTheme="minorEastAsia"/>
              <w:noProof/>
              <w:lang w:eastAsia="nl-NL"/>
            </w:rPr>
          </w:pPr>
          <w:hyperlink w:anchor="_Toc224207851" w:history="1">
            <w:r w:rsidRPr="00803A0A">
              <w:rPr>
                <w:rStyle w:val="Hyperlink"/>
                <w:noProof/>
              </w:rPr>
              <w:t>4.3</w:t>
            </w:r>
            <w:r>
              <w:rPr>
                <w:rFonts w:eastAsiaTheme="minorEastAsia"/>
                <w:noProof/>
                <w:lang w:eastAsia="nl-NL"/>
              </w:rPr>
              <w:tab/>
            </w:r>
            <w:r w:rsidRPr="00803A0A">
              <w:rPr>
                <w:rStyle w:val="Hyperlink"/>
                <w:noProof/>
              </w:rPr>
              <w:t>Toepassingsgebied van het IMS</w:t>
            </w:r>
            <w:r>
              <w:rPr>
                <w:noProof/>
                <w:webHidden/>
              </w:rPr>
              <w:tab/>
            </w:r>
            <w:r>
              <w:rPr>
                <w:noProof/>
                <w:webHidden/>
              </w:rPr>
              <w:fldChar w:fldCharType="begin"/>
            </w:r>
            <w:r>
              <w:rPr>
                <w:noProof/>
                <w:webHidden/>
              </w:rPr>
              <w:instrText xml:space="preserve"> PAGEREF _Toc224207851 \h </w:instrText>
            </w:r>
            <w:r>
              <w:rPr>
                <w:noProof/>
                <w:webHidden/>
              </w:rPr>
            </w:r>
            <w:r>
              <w:rPr>
                <w:noProof/>
                <w:webHidden/>
              </w:rPr>
              <w:fldChar w:fldCharType="separate"/>
            </w:r>
            <w:r>
              <w:rPr>
                <w:noProof/>
                <w:webHidden/>
              </w:rPr>
              <w:t>12</w:t>
            </w:r>
            <w:r>
              <w:rPr>
                <w:noProof/>
                <w:webHidden/>
              </w:rPr>
              <w:fldChar w:fldCharType="end"/>
            </w:r>
          </w:hyperlink>
        </w:p>
        <w:p w14:paraId="2D1EC8CE" w14:textId="2F771AFB" w:rsidR="00507EE1" w:rsidRDefault="00507EE1">
          <w:pPr>
            <w:pStyle w:val="TOC2"/>
            <w:tabs>
              <w:tab w:val="left" w:pos="960"/>
              <w:tab w:val="right" w:leader="dot" w:pos="9062"/>
            </w:tabs>
            <w:rPr>
              <w:rFonts w:eastAsiaTheme="minorEastAsia"/>
              <w:noProof/>
              <w:lang w:eastAsia="nl-NL"/>
            </w:rPr>
          </w:pPr>
          <w:hyperlink w:anchor="_Toc224207852" w:history="1">
            <w:r w:rsidRPr="00803A0A">
              <w:rPr>
                <w:rStyle w:val="Hyperlink"/>
                <w:noProof/>
              </w:rPr>
              <w:t>4.4</w:t>
            </w:r>
            <w:r>
              <w:rPr>
                <w:rFonts w:eastAsiaTheme="minorEastAsia"/>
                <w:noProof/>
                <w:lang w:eastAsia="nl-NL"/>
              </w:rPr>
              <w:tab/>
            </w:r>
            <w:r w:rsidRPr="00803A0A">
              <w:rPr>
                <w:rStyle w:val="Hyperlink"/>
                <w:noProof/>
              </w:rPr>
              <w:t>Functioneren van het IMS</w:t>
            </w:r>
            <w:r>
              <w:rPr>
                <w:noProof/>
                <w:webHidden/>
              </w:rPr>
              <w:tab/>
            </w:r>
            <w:r>
              <w:rPr>
                <w:noProof/>
                <w:webHidden/>
              </w:rPr>
              <w:fldChar w:fldCharType="begin"/>
            </w:r>
            <w:r>
              <w:rPr>
                <w:noProof/>
                <w:webHidden/>
              </w:rPr>
              <w:instrText xml:space="preserve"> PAGEREF _Toc224207852 \h </w:instrText>
            </w:r>
            <w:r>
              <w:rPr>
                <w:noProof/>
                <w:webHidden/>
              </w:rPr>
            </w:r>
            <w:r>
              <w:rPr>
                <w:noProof/>
                <w:webHidden/>
              </w:rPr>
              <w:fldChar w:fldCharType="separate"/>
            </w:r>
            <w:r>
              <w:rPr>
                <w:noProof/>
                <w:webHidden/>
              </w:rPr>
              <w:t>13</w:t>
            </w:r>
            <w:r>
              <w:rPr>
                <w:noProof/>
                <w:webHidden/>
              </w:rPr>
              <w:fldChar w:fldCharType="end"/>
            </w:r>
          </w:hyperlink>
        </w:p>
        <w:p w14:paraId="110A4B40" w14:textId="0F21E6A1" w:rsidR="00507EE1" w:rsidRDefault="00507EE1">
          <w:pPr>
            <w:pStyle w:val="TOC1"/>
            <w:tabs>
              <w:tab w:val="left" w:pos="480"/>
              <w:tab w:val="right" w:leader="dot" w:pos="9062"/>
            </w:tabs>
            <w:rPr>
              <w:rFonts w:eastAsiaTheme="minorEastAsia"/>
              <w:noProof/>
              <w:lang w:eastAsia="nl-NL"/>
            </w:rPr>
          </w:pPr>
          <w:hyperlink w:anchor="_Toc224207853" w:history="1">
            <w:r w:rsidRPr="00803A0A">
              <w:rPr>
                <w:rStyle w:val="Hyperlink"/>
                <w:noProof/>
              </w:rPr>
              <w:t>5</w:t>
            </w:r>
            <w:r>
              <w:rPr>
                <w:rFonts w:eastAsiaTheme="minorEastAsia"/>
                <w:noProof/>
                <w:lang w:eastAsia="nl-NL"/>
              </w:rPr>
              <w:tab/>
            </w:r>
            <w:r w:rsidRPr="00803A0A">
              <w:rPr>
                <w:rStyle w:val="Hyperlink"/>
                <w:noProof/>
              </w:rPr>
              <w:t>Governance &amp; Leiderschap</w:t>
            </w:r>
            <w:r>
              <w:rPr>
                <w:noProof/>
                <w:webHidden/>
              </w:rPr>
              <w:tab/>
            </w:r>
            <w:r>
              <w:rPr>
                <w:noProof/>
                <w:webHidden/>
              </w:rPr>
              <w:fldChar w:fldCharType="begin"/>
            </w:r>
            <w:r>
              <w:rPr>
                <w:noProof/>
                <w:webHidden/>
              </w:rPr>
              <w:instrText xml:space="preserve"> PAGEREF _Toc224207853 \h </w:instrText>
            </w:r>
            <w:r>
              <w:rPr>
                <w:noProof/>
                <w:webHidden/>
              </w:rPr>
            </w:r>
            <w:r>
              <w:rPr>
                <w:noProof/>
                <w:webHidden/>
              </w:rPr>
              <w:fldChar w:fldCharType="separate"/>
            </w:r>
            <w:r>
              <w:rPr>
                <w:noProof/>
                <w:webHidden/>
              </w:rPr>
              <w:t>14</w:t>
            </w:r>
            <w:r>
              <w:rPr>
                <w:noProof/>
                <w:webHidden/>
              </w:rPr>
              <w:fldChar w:fldCharType="end"/>
            </w:r>
          </w:hyperlink>
        </w:p>
        <w:p w14:paraId="52F58382" w14:textId="6F814739" w:rsidR="00507EE1" w:rsidRDefault="00507EE1">
          <w:pPr>
            <w:pStyle w:val="TOC2"/>
            <w:tabs>
              <w:tab w:val="left" w:pos="960"/>
              <w:tab w:val="right" w:leader="dot" w:pos="9062"/>
            </w:tabs>
            <w:rPr>
              <w:rFonts w:eastAsiaTheme="minorEastAsia"/>
              <w:noProof/>
              <w:lang w:eastAsia="nl-NL"/>
            </w:rPr>
          </w:pPr>
          <w:hyperlink w:anchor="_Toc224207854" w:history="1">
            <w:r w:rsidRPr="00803A0A">
              <w:rPr>
                <w:rStyle w:val="Hyperlink"/>
                <w:noProof/>
              </w:rPr>
              <w:t>5.1</w:t>
            </w:r>
            <w:r>
              <w:rPr>
                <w:rFonts w:eastAsiaTheme="minorEastAsia"/>
                <w:noProof/>
                <w:lang w:eastAsia="nl-NL"/>
              </w:rPr>
              <w:tab/>
            </w:r>
            <w:r w:rsidRPr="00803A0A">
              <w:rPr>
                <w:rStyle w:val="Hyperlink"/>
                <w:noProof/>
              </w:rPr>
              <w:t>Verantwoordelijkheid Directieteam</w:t>
            </w:r>
            <w:r>
              <w:rPr>
                <w:noProof/>
                <w:webHidden/>
              </w:rPr>
              <w:tab/>
            </w:r>
            <w:r>
              <w:rPr>
                <w:noProof/>
                <w:webHidden/>
              </w:rPr>
              <w:fldChar w:fldCharType="begin"/>
            </w:r>
            <w:r>
              <w:rPr>
                <w:noProof/>
                <w:webHidden/>
              </w:rPr>
              <w:instrText xml:space="preserve"> PAGEREF _Toc224207854 \h </w:instrText>
            </w:r>
            <w:r>
              <w:rPr>
                <w:noProof/>
                <w:webHidden/>
              </w:rPr>
            </w:r>
            <w:r>
              <w:rPr>
                <w:noProof/>
                <w:webHidden/>
              </w:rPr>
              <w:fldChar w:fldCharType="separate"/>
            </w:r>
            <w:r>
              <w:rPr>
                <w:noProof/>
                <w:webHidden/>
              </w:rPr>
              <w:t>14</w:t>
            </w:r>
            <w:r>
              <w:rPr>
                <w:noProof/>
                <w:webHidden/>
              </w:rPr>
              <w:fldChar w:fldCharType="end"/>
            </w:r>
          </w:hyperlink>
        </w:p>
        <w:p w14:paraId="2FC2E0FA" w14:textId="174BACC8" w:rsidR="00507EE1" w:rsidRDefault="00507EE1">
          <w:pPr>
            <w:pStyle w:val="TOC2"/>
            <w:tabs>
              <w:tab w:val="left" w:pos="960"/>
              <w:tab w:val="right" w:leader="dot" w:pos="9062"/>
            </w:tabs>
            <w:rPr>
              <w:rFonts w:eastAsiaTheme="minorEastAsia"/>
              <w:noProof/>
              <w:lang w:eastAsia="nl-NL"/>
            </w:rPr>
          </w:pPr>
          <w:hyperlink w:anchor="_Toc224207855" w:history="1">
            <w:r w:rsidRPr="00803A0A">
              <w:rPr>
                <w:rStyle w:val="Hyperlink"/>
                <w:noProof/>
              </w:rPr>
              <w:t>5.2</w:t>
            </w:r>
            <w:r>
              <w:rPr>
                <w:rFonts w:eastAsiaTheme="minorEastAsia"/>
                <w:noProof/>
                <w:lang w:eastAsia="nl-NL"/>
              </w:rPr>
              <w:tab/>
            </w:r>
            <w:r w:rsidRPr="00803A0A">
              <w:rPr>
                <w:rStyle w:val="Hyperlink"/>
                <w:noProof/>
              </w:rPr>
              <w:t>Rollen en verantwoordelijkheden binnen het IMS</w:t>
            </w:r>
            <w:r>
              <w:rPr>
                <w:noProof/>
                <w:webHidden/>
              </w:rPr>
              <w:tab/>
            </w:r>
            <w:r>
              <w:rPr>
                <w:noProof/>
                <w:webHidden/>
              </w:rPr>
              <w:fldChar w:fldCharType="begin"/>
            </w:r>
            <w:r>
              <w:rPr>
                <w:noProof/>
                <w:webHidden/>
              </w:rPr>
              <w:instrText xml:space="preserve"> PAGEREF _Toc224207855 \h </w:instrText>
            </w:r>
            <w:r>
              <w:rPr>
                <w:noProof/>
                <w:webHidden/>
              </w:rPr>
            </w:r>
            <w:r>
              <w:rPr>
                <w:noProof/>
                <w:webHidden/>
              </w:rPr>
              <w:fldChar w:fldCharType="separate"/>
            </w:r>
            <w:r>
              <w:rPr>
                <w:noProof/>
                <w:webHidden/>
              </w:rPr>
              <w:t>14</w:t>
            </w:r>
            <w:r>
              <w:rPr>
                <w:noProof/>
                <w:webHidden/>
              </w:rPr>
              <w:fldChar w:fldCharType="end"/>
            </w:r>
          </w:hyperlink>
        </w:p>
        <w:p w14:paraId="623DACFC" w14:textId="4DDEF6BC" w:rsidR="00507EE1" w:rsidRDefault="00507EE1">
          <w:pPr>
            <w:pStyle w:val="TOC2"/>
            <w:tabs>
              <w:tab w:val="left" w:pos="960"/>
              <w:tab w:val="right" w:leader="dot" w:pos="9062"/>
            </w:tabs>
            <w:rPr>
              <w:rFonts w:eastAsiaTheme="minorEastAsia"/>
              <w:noProof/>
              <w:lang w:eastAsia="nl-NL"/>
            </w:rPr>
          </w:pPr>
          <w:hyperlink w:anchor="_Toc224207856" w:history="1">
            <w:r w:rsidRPr="00803A0A">
              <w:rPr>
                <w:rStyle w:val="Hyperlink"/>
                <w:noProof/>
              </w:rPr>
              <w:t>5.3</w:t>
            </w:r>
            <w:r>
              <w:rPr>
                <w:rFonts w:eastAsiaTheme="minorEastAsia"/>
                <w:noProof/>
                <w:lang w:eastAsia="nl-NL"/>
              </w:rPr>
              <w:tab/>
            </w:r>
            <w:r w:rsidRPr="00803A0A">
              <w:rPr>
                <w:rStyle w:val="Hyperlink"/>
                <w:noProof/>
              </w:rPr>
              <w:t>Overlegstructuren</w:t>
            </w:r>
            <w:r>
              <w:rPr>
                <w:noProof/>
                <w:webHidden/>
              </w:rPr>
              <w:tab/>
            </w:r>
            <w:r>
              <w:rPr>
                <w:noProof/>
                <w:webHidden/>
              </w:rPr>
              <w:fldChar w:fldCharType="begin"/>
            </w:r>
            <w:r>
              <w:rPr>
                <w:noProof/>
                <w:webHidden/>
              </w:rPr>
              <w:instrText xml:space="preserve"> PAGEREF _Toc224207856 \h </w:instrText>
            </w:r>
            <w:r>
              <w:rPr>
                <w:noProof/>
                <w:webHidden/>
              </w:rPr>
            </w:r>
            <w:r>
              <w:rPr>
                <w:noProof/>
                <w:webHidden/>
              </w:rPr>
              <w:fldChar w:fldCharType="separate"/>
            </w:r>
            <w:r>
              <w:rPr>
                <w:noProof/>
                <w:webHidden/>
              </w:rPr>
              <w:t>17</w:t>
            </w:r>
            <w:r>
              <w:rPr>
                <w:noProof/>
                <w:webHidden/>
              </w:rPr>
              <w:fldChar w:fldCharType="end"/>
            </w:r>
          </w:hyperlink>
        </w:p>
        <w:p w14:paraId="73223B67" w14:textId="5B64AF0C" w:rsidR="00507EE1" w:rsidRDefault="00507EE1">
          <w:pPr>
            <w:pStyle w:val="TOC3"/>
            <w:tabs>
              <w:tab w:val="left" w:pos="1440"/>
              <w:tab w:val="right" w:leader="dot" w:pos="9062"/>
            </w:tabs>
            <w:rPr>
              <w:rFonts w:eastAsiaTheme="minorEastAsia"/>
              <w:noProof/>
              <w:lang w:eastAsia="nl-NL"/>
            </w:rPr>
          </w:pPr>
          <w:hyperlink w:anchor="_Toc224207857" w:history="1">
            <w:r w:rsidRPr="00803A0A">
              <w:rPr>
                <w:rStyle w:val="Hyperlink"/>
                <w:noProof/>
              </w:rPr>
              <w:t>5.3.1</w:t>
            </w:r>
            <w:r>
              <w:rPr>
                <w:rFonts w:eastAsiaTheme="minorEastAsia"/>
                <w:noProof/>
                <w:lang w:eastAsia="nl-NL"/>
              </w:rPr>
              <w:tab/>
            </w:r>
            <w:r w:rsidRPr="00803A0A">
              <w:rPr>
                <w:rStyle w:val="Hyperlink"/>
                <w:noProof/>
              </w:rPr>
              <w:t>Stuurgroep / Strategisch IMS-team (SIMS)</w:t>
            </w:r>
            <w:r>
              <w:rPr>
                <w:noProof/>
                <w:webHidden/>
              </w:rPr>
              <w:tab/>
            </w:r>
            <w:r>
              <w:rPr>
                <w:noProof/>
                <w:webHidden/>
              </w:rPr>
              <w:fldChar w:fldCharType="begin"/>
            </w:r>
            <w:r>
              <w:rPr>
                <w:noProof/>
                <w:webHidden/>
              </w:rPr>
              <w:instrText xml:space="preserve"> PAGEREF _Toc224207857 \h </w:instrText>
            </w:r>
            <w:r>
              <w:rPr>
                <w:noProof/>
                <w:webHidden/>
              </w:rPr>
            </w:r>
            <w:r>
              <w:rPr>
                <w:noProof/>
                <w:webHidden/>
              </w:rPr>
              <w:fldChar w:fldCharType="separate"/>
            </w:r>
            <w:r>
              <w:rPr>
                <w:noProof/>
                <w:webHidden/>
              </w:rPr>
              <w:t>17</w:t>
            </w:r>
            <w:r>
              <w:rPr>
                <w:noProof/>
                <w:webHidden/>
              </w:rPr>
              <w:fldChar w:fldCharType="end"/>
            </w:r>
          </w:hyperlink>
        </w:p>
        <w:p w14:paraId="034DC1ED" w14:textId="45D2199C" w:rsidR="00507EE1" w:rsidRDefault="00507EE1">
          <w:pPr>
            <w:pStyle w:val="TOC3"/>
            <w:tabs>
              <w:tab w:val="left" w:pos="1440"/>
              <w:tab w:val="right" w:leader="dot" w:pos="9062"/>
            </w:tabs>
            <w:rPr>
              <w:rFonts w:eastAsiaTheme="minorEastAsia"/>
              <w:noProof/>
              <w:lang w:eastAsia="nl-NL"/>
            </w:rPr>
          </w:pPr>
          <w:hyperlink w:anchor="_Toc224207858" w:history="1">
            <w:r w:rsidRPr="00803A0A">
              <w:rPr>
                <w:rStyle w:val="Hyperlink"/>
                <w:noProof/>
              </w:rPr>
              <w:t>5.3.2</w:t>
            </w:r>
            <w:r>
              <w:rPr>
                <w:rFonts w:eastAsiaTheme="minorEastAsia"/>
                <w:noProof/>
                <w:lang w:eastAsia="nl-NL"/>
              </w:rPr>
              <w:tab/>
            </w:r>
            <w:r w:rsidRPr="00803A0A">
              <w:rPr>
                <w:rStyle w:val="Hyperlink"/>
                <w:noProof/>
              </w:rPr>
              <w:t>Regiegroep / Tactisch IMS-team (TIMS)</w:t>
            </w:r>
            <w:r>
              <w:rPr>
                <w:noProof/>
                <w:webHidden/>
              </w:rPr>
              <w:tab/>
            </w:r>
            <w:r>
              <w:rPr>
                <w:noProof/>
                <w:webHidden/>
              </w:rPr>
              <w:fldChar w:fldCharType="begin"/>
            </w:r>
            <w:r>
              <w:rPr>
                <w:noProof/>
                <w:webHidden/>
              </w:rPr>
              <w:instrText xml:space="preserve"> PAGEREF _Toc224207858 \h </w:instrText>
            </w:r>
            <w:r>
              <w:rPr>
                <w:noProof/>
                <w:webHidden/>
              </w:rPr>
            </w:r>
            <w:r>
              <w:rPr>
                <w:noProof/>
                <w:webHidden/>
              </w:rPr>
              <w:fldChar w:fldCharType="separate"/>
            </w:r>
            <w:r>
              <w:rPr>
                <w:noProof/>
                <w:webHidden/>
              </w:rPr>
              <w:t>18</w:t>
            </w:r>
            <w:r>
              <w:rPr>
                <w:noProof/>
                <w:webHidden/>
              </w:rPr>
              <w:fldChar w:fldCharType="end"/>
            </w:r>
          </w:hyperlink>
        </w:p>
        <w:p w14:paraId="59155CF7" w14:textId="6F7DCD2B" w:rsidR="00507EE1" w:rsidRDefault="00507EE1">
          <w:pPr>
            <w:pStyle w:val="TOC3"/>
            <w:tabs>
              <w:tab w:val="left" w:pos="1440"/>
              <w:tab w:val="right" w:leader="dot" w:pos="9062"/>
            </w:tabs>
            <w:rPr>
              <w:rFonts w:eastAsiaTheme="minorEastAsia"/>
              <w:noProof/>
              <w:lang w:eastAsia="nl-NL"/>
            </w:rPr>
          </w:pPr>
          <w:hyperlink w:anchor="_Toc224207859" w:history="1">
            <w:r w:rsidRPr="00803A0A">
              <w:rPr>
                <w:rStyle w:val="Hyperlink"/>
                <w:noProof/>
              </w:rPr>
              <w:t>5.3.3</w:t>
            </w:r>
            <w:r>
              <w:rPr>
                <w:rFonts w:eastAsiaTheme="minorEastAsia"/>
                <w:noProof/>
                <w:lang w:eastAsia="nl-NL"/>
              </w:rPr>
              <w:tab/>
            </w:r>
            <w:r w:rsidRPr="00803A0A">
              <w:rPr>
                <w:rStyle w:val="Hyperlink"/>
                <w:noProof/>
              </w:rPr>
              <w:t>Operationele sturing van het IMS (discipline eigenaar)</w:t>
            </w:r>
            <w:r>
              <w:rPr>
                <w:noProof/>
                <w:webHidden/>
              </w:rPr>
              <w:tab/>
            </w:r>
            <w:r>
              <w:rPr>
                <w:noProof/>
                <w:webHidden/>
              </w:rPr>
              <w:fldChar w:fldCharType="begin"/>
            </w:r>
            <w:r>
              <w:rPr>
                <w:noProof/>
                <w:webHidden/>
              </w:rPr>
              <w:instrText xml:space="preserve"> PAGEREF _Toc224207859 \h </w:instrText>
            </w:r>
            <w:r>
              <w:rPr>
                <w:noProof/>
                <w:webHidden/>
              </w:rPr>
            </w:r>
            <w:r>
              <w:rPr>
                <w:noProof/>
                <w:webHidden/>
              </w:rPr>
              <w:fldChar w:fldCharType="separate"/>
            </w:r>
            <w:r>
              <w:rPr>
                <w:noProof/>
                <w:webHidden/>
              </w:rPr>
              <w:t>20</w:t>
            </w:r>
            <w:r>
              <w:rPr>
                <w:noProof/>
                <w:webHidden/>
              </w:rPr>
              <w:fldChar w:fldCharType="end"/>
            </w:r>
          </w:hyperlink>
        </w:p>
        <w:p w14:paraId="239C4E98" w14:textId="31FBE892" w:rsidR="00507EE1" w:rsidRDefault="00507EE1">
          <w:pPr>
            <w:pStyle w:val="TOC2"/>
            <w:tabs>
              <w:tab w:val="left" w:pos="960"/>
              <w:tab w:val="right" w:leader="dot" w:pos="9062"/>
            </w:tabs>
            <w:rPr>
              <w:rFonts w:eastAsiaTheme="minorEastAsia"/>
              <w:noProof/>
              <w:lang w:eastAsia="nl-NL"/>
            </w:rPr>
          </w:pPr>
          <w:hyperlink w:anchor="_Toc224207860" w:history="1">
            <w:r w:rsidRPr="00803A0A">
              <w:rPr>
                <w:rStyle w:val="Hyperlink"/>
                <w:noProof/>
              </w:rPr>
              <w:t>5.4</w:t>
            </w:r>
            <w:r>
              <w:rPr>
                <w:rFonts w:eastAsiaTheme="minorEastAsia"/>
                <w:noProof/>
                <w:lang w:eastAsia="nl-NL"/>
              </w:rPr>
              <w:tab/>
            </w:r>
            <w:r w:rsidRPr="00803A0A">
              <w:rPr>
                <w:rStyle w:val="Hyperlink"/>
                <w:noProof/>
              </w:rPr>
              <w:t>Integratie met het Three Lines of Defence Model</w:t>
            </w:r>
            <w:r>
              <w:rPr>
                <w:noProof/>
                <w:webHidden/>
              </w:rPr>
              <w:tab/>
            </w:r>
            <w:r>
              <w:rPr>
                <w:noProof/>
                <w:webHidden/>
              </w:rPr>
              <w:fldChar w:fldCharType="begin"/>
            </w:r>
            <w:r>
              <w:rPr>
                <w:noProof/>
                <w:webHidden/>
              </w:rPr>
              <w:instrText xml:space="preserve"> PAGEREF _Toc224207860 \h </w:instrText>
            </w:r>
            <w:r>
              <w:rPr>
                <w:noProof/>
                <w:webHidden/>
              </w:rPr>
            </w:r>
            <w:r>
              <w:rPr>
                <w:noProof/>
                <w:webHidden/>
              </w:rPr>
              <w:fldChar w:fldCharType="separate"/>
            </w:r>
            <w:r>
              <w:rPr>
                <w:noProof/>
                <w:webHidden/>
              </w:rPr>
              <w:t>20</w:t>
            </w:r>
            <w:r>
              <w:rPr>
                <w:noProof/>
                <w:webHidden/>
              </w:rPr>
              <w:fldChar w:fldCharType="end"/>
            </w:r>
          </w:hyperlink>
        </w:p>
        <w:p w14:paraId="3E7FE60D" w14:textId="6F81E305" w:rsidR="00507EE1" w:rsidRDefault="00507EE1">
          <w:pPr>
            <w:pStyle w:val="TOC3"/>
            <w:tabs>
              <w:tab w:val="left" w:pos="1440"/>
              <w:tab w:val="right" w:leader="dot" w:pos="9062"/>
            </w:tabs>
            <w:rPr>
              <w:rFonts w:eastAsiaTheme="minorEastAsia"/>
              <w:noProof/>
              <w:lang w:eastAsia="nl-NL"/>
            </w:rPr>
          </w:pPr>
          <w:hyperlink w:anchor="_Toc224207861" w:history="1">
            <w:r w:rsidRPr="00803A0A">
              <w:rPr>
                <w:rStyle w:val="Hyperlink"/>
                <w:noProof/>
              </w:rPr>
              <w:t>5.4.1</w:t>
            </w:r>
            <w:r>
              <w:rPr>
                <w:rFonts w:eastAsiaTheme="minorEastAsia"/>
                <w:noProof/>
                <w:lang w:eastAsia="nl-NL"/>
              </w:rPr>
              <w:tab/>
            </w:r>
            <w:r w:rsidRPr="00803A0A">
              <w:rPr>
                <w:rStyle w:val="Hyperlink"/>
                <w:noProof/>
              </w:rPr>
              <w:t>Uitgangspunt</w:t>
            </w:r>
            <w:r>
              <w:rPr>
                <w:noProof/>
                <w:webHidden/>
              </w:rPr>
              <w:tab/>
            </w:r>
            <w:r>
              <w:rPr>
                <w:noProof/>
                <w:webHidden/>
              </w:rPr>
              <w:fldChar w:fldCharType="begin"/>
            </w:r>
            <w:r>
              <w:rPr>
                <w:noProof/>
                <w:webHidden/>
              </w:rPr>
              <w:instrText xml:space="preserve"> PAGEREF _Toc224207861 \h </w:instrText>
            </w:r>
            <w:r>
              <w:rPr>
                <w:noProof/>
                <w:webHidden/>
              </w:rPr>
            </w:r>
            <w:r>
              <w:rPr>
                <w:noProof/>
                <w:webHidden/>
              </w:rPr>
              <w:fldChar w:fldCharType="separate"/>
            </w:r>
            <w:r>
              <w:rPr>
                <w:noProof/>
                <w:webHidden/>
              </w:rPr>
              <w:t>20</w:t>
            </w:r>
            <w:r>
              <w:rPr>
                <w:noProof/>
                <w:webHidden/>
              </w:rPr>
              <w:fldChar w:fldCharType="end"/>
            </w:r>
          </w:hyperlink>
        </w:p>
        <w:p w14:paraId="4BA9497A" w14:textId="4633029A" w:rsidR="00507EE1" w:rsidRDefault="00507EE1">
          <w:pPr>
            <w:pStyle w:val="TOC3"/>
            <w:tabs>
              <w:tab w:val="left" w:pos="1440"/>
              <w:tab w:val="right" w:leader="dot" w:pos="9062"/>
            </w:tabs>
            <w:rPr>
              <w:rFonts w:eastAsiaTheme="minorEastAsia"/>
              <w:noProof/>
              <w:lang w:eastAsia="nl-NL"/>
            </w:rPr>
          </w:pPr>
          <w:hyperlink w:anchor="_Toc224207862" w:history="1">
            <w:r w:rsidRPr="00803A0A">
              <w:rPr>
                <w:rStyle w:val="Hyperlink"/>
                <w:noProof/>
              </w:rPr>
              <w:t>5.4.2</w:t>
            </w:r>
            <w:r>
              <w:rPr>
                <w:rFonts w:eastAsiaTheme="minorEastAsia"/>
                <w:noProof/>
                <w:lang w:eastAsia="nl-NL"/>
              </w:rPr>
              <w:tab/>
            </w:r>
            <w:r w:rsidRPr="00803A0A">
              <w:rPr>
                <w:rStyle w:val="Hyperlink"/>
                <w:noProof/>
              </w:rPr>
              <w:t>Eerste lijn – Uitvoering en eigenaarschap</w:t>
            </w:r>
            <w:r>
              <w:rPr>
                <w:noProof/>
                <w:webHidden/>
              </w:rPr>
              <w:tab/>
            </w:r>
            <w:r>
              <w:rPr>
                <w:noProof/>
                <w:webHidden/>
              </w:rPr>
              <w:fldChar w:fldCharType="begin"/>
            </w:r>
            <w:r>
              <w:rPr>
                <w:noProof/>
                <w:webHidden/>
              </w:rPr>
              <w:instrText xml:space="preserve"> PAGEREF _Toc224207862 \h </w:instrText>
            </w:r>
            <w:r>
              <w:rPr>
                <w:noProof/>
                <w:webHidden/>
              </w:rPr>
            </w:r>
            <w:r>
              <w:rPr>
                <w:noProof/>
                <w:webHidden/>
              </w:rPr>
              <w:fldChar w:fldCharType="separate"/>
            </w:r>
            <w:r>
              <w:rPr>
                <w:noProof/>
                <w:webHidden/>
              </w:rPr>
              <w:t>21</w:t>
            </w:r>
            <w:r>
              <w:rPr>
                <w:noProof/>
                <w:webHidden/>
              </w:rPr>
              <w:fldChar w:fldCharType="end"/>
            </w:r>
          </w:hyperlink>
        </w:p>
        <w:p w14:paraId="3874B579" w14:textId="12FAA407" w:rsidR="00507EE1" w:rsidRDefault="00507EE1">
          <w:pPr>
            <w:pStyle w:val="TOC3"/>
            <w:tabs>
              <w:tab w:val="left" w:pos="1440"/>
              <w:tab w:val="right" w:leader="dot" w:pos="9062"/>
            </w:tabs>
            <w:rPr>
              <w:rFonts w:eastAsiaTheme="minorEastAsia"/>
              <w:noProof/>
              <w:lang w:eastAsia="nl-NL"/>
            </w:rPr>
          </w:pPr>
          <w:hyperlink w:anchor="_Toc224207863" w:history="1">
            <w:r w:rsidRPr="00803A0A">
              <w:rPr>
                <w:rStyle w:val="Hyperlink"/>
                <w:noProof/>
              </w:rPr>
              <w:t>5.4.3</w:t>
            </w:r>
            <w:r>
              <w:rPr>
                <w:rFonts w:eastAsiaTheme="minorEastAsia"/>
                <w:noProof/>
                <w:lang w:eastAsia="nl-NL"/>
              </w:rPr>
              <w:tab/>
            </w:r>
            <w:r w:rsidRPr="00803A0A">
              <w:rPr>
                <w:rStyle w:val="Hyperlink"/>
                <w:noProof/>
              </w:rPr>
              <w:t>Tweede lijn – kaderstelling en toezicht</w:t>
            </w:r>
            <w:r>
              <w:rPr>
                <w:noProof/>
                <w:webHidden/>
              </w:rPr>
              <w:tab/>
            </w:r>
            <w:r>
              <w:rPr>
                <w:noProof/>
                <w:webHidden/>
              </w:rPr>
              <w:fldChar w:fldCharType="begin"/>
            </w:r>
            <w:r>
              <w:rPr>
                <w:noProof/>
                <w:webHidden/>
              </w:rPr>
              <w:instrText xml:space="preserve"> PAGEREF _Toc224207863 \h </w:instrText>
            </w:r>
            <w:r>
              <w:rPr>
                <w:noProof/>
                <w:webHidden/>
              </w:rPr>
            </w:r>
            <w:r>
              <w:rPr>
                <w:noProof/>
                <w:webHidden/>
              </w:rPr>
              <w:fldChar w:fldCharType="separate"/>
            </w:r>
            <w:r>
              <w:rPr>
                <w:noProof/>
                <w:webHidden/>
              </w:rPr>
              <w:t>21</w:t>
            </w:r>
            <w:r>
              <w:rPr>
                <w:noProof/>
                <w:webHidden/>
              </w:rPr>
              <w:fldChar w:fldCharType="end"/>
            </w:r>
          </w:hyperlink>
        </w:p>
        <w:p w14:paraId="7062A8DD" w14:textId="4950DFA2" w:rsidR="00507EE1" w:rsidRDefault="00507EE1">
          <w:pPr>
            <w:pStyle w:val="TOC3"/>
            <w:tabs>
              <w:tab w:val="left" w:pos="1440"/>
              <w:tab w:val="right" w:leader="dot" w:pos="9062"/>
            </w:tabs>
            <w:rPr>
              <w:rFonts w:eastAsiaTheme="minorEastAsia"/>
              <w:noProof/>
              <w:lang w:eastAsia="nl-NL"/>
            </w:rPr>
          </w:pPr>
          <w:hyperlink w:anchor="_Toc224207864" w:history="1">
            <w:r w:rsidRPr="00803A0A">
              <w:rPr>
                <w:rStyle w:val="Hyperlink"/>
                <w:noProof/>
              </w:rPr>
              <w:t>5.4.4</w:t>
            </w:r>
            <w:r>
              <w:rPr>
                <w:rFonts w:eastAsiaTheme="minorEastAsia"/>
                <w:noProof/>
                <w:lang w:eastAsia="nl-NL"/>
              </w:rPr>
              <w:tab/>
            </w:r>
            <w:r w:rsidRPr="00803A0A">
              <w:rPr>
                <w:rStyle w:val="Hyperlink"/>
                <w:noProof/>
              </w:rPr>
              <w:t>Derde lijn – onafhankelijke toetsing</w:t>
            </w:r>
            <w:r>
              <w:rPr>
                <w:noProof/>
                <w:webHidden/>
              </w:rPr>
              <w:tab/>
            </w:r>
            <w:r>
              <w:rPr>
                <w:noProof/>
                <w:webHidden/>
              </w:rPr>
              <w:fldChar w:fldCharType="begin"/>
            </w:r>
            <w:r>
              <w:rPr>
                <w:noProof/>
                <w:webHidden/>
              </w:rPr>
              <w:instrText xml:space="preserve"> PAGEREF _Toc224207864 \h </w:instrText>
            </w:r>
            <w:r>
              <w:rPr>
                <w:noProof/>
                <w:webHidden/>
              </w:rPr>
            </w:r>
            <w:r>
              <w:rPr>
                <w:noProof/>
                <w:webHidden/>
              </w:rPr>
              <w:fldChar w:fldCharType="separate"/>
            </w:r>
            <w:r>
              <w:rPr>
                <w:noProof/>
                <w:webHidden/>
              </w:rPr>
              <w:t>21</w:t>
            </w:r>
            <w:r>
              <w:rPr>
                <w:noProof/>
                <w:webHidden/>
              </w:rPr>
              <w:fldChar w:fldCharType="end"/>
            </w:r>
          </w:hyperlink>
        </w:p>
        <w:p w14:paraId="13F5122F" w14:textId="1F91B9F8" w:rsidR="00507EE1" w:rsidRDefault="00507EE1">
          <w:pPr>
            <w:pStyle w:val="TOC3"/>
            <w:tabs>
              <w:tab w:val="left" w:pos="1440"/>
              <w:tab w:val="right" w:leader="dot" w:pos="9062"/>
            </w:tabs>
            <w:rPr>
              <w:rFonts w:eastAsiaTheme="minorEastAsia"/>
              <w:noProof/>
              <w:lang w:eastAsia="nl-NL"/>
            </w:rPr>
          </w:pPr>
          <w:hyperlink w:anchor="_Toc224207865" w:history="1">
            <w:r w:rsidRPr="00803A0A">
              <w:rPr>
                <w:rStyle w:val="Hyperlink"/>
                <w:noProof/>
              </w:rPr>
              <w:t>5.4.5</w:t>
            </w:r>
            <w:r>
              <w:rPr>
                <w:rFonts w:eastAsiaTheme="minorEastAsia"/>
                <w:noProof/>
                <w:lang w:eastAsia="nl-NL"/>
              </w:rPr>
              <w:tab/>
            </w:r>
            <w:r w:rsidRPr="00803A0A">
              <w:rPr>
                <w:rStyle w:val="Hyperlink"/>
                <w:noProof/>
              </w:rPr>
              <w:t>Relatie met SIMS en TIMS</w:t>
            </w:r>
            <w:r>
              <w:rPr>
                <w:noProof/>
                <w:webHidden/>
              </w:rPr>
              <w:tab/>
            </w:r>
            <w:r>
              <w:rPr>
                <w:noProof/>
                <w:webHidden/>
              </w:rPr>
              <w:fldChar w:fldCharType="begin"/>
            </w:r>
            <w:r>
              <w:rPr>
                <w:noProof/>
                <w:webHidden/>
              </w:rPr>
              <w:instrText xml:space="preserve"> PAGEREF _Toc224207865 \h </w:instrText>
            </w:r>
            <w:r>
              <w:rPr>
                <w:noProof/>
                <w:webHidden/>
              </w:rPr>
            </w:r>
            <w:r>
              <w:rPr>
                <w:noProof/>
                <w:webHidden/>
              </w:rPr>
              <w:fldChar w:fldCharType="separate"/>
            </w:r>
            <w:r>
              <w:rPr>
                <w:noProof/>
                <w:webHidden/>
              </w:rPr>
              <w:t>22</w:t>
            </w:r>
            <w:r>
              <w:rPr>
                <w:noProof/>
                <w:webHidden/>
              </w:rPr>
              <w:fldChar w:fldCharType="end"/>
            </w:r>
          </w:hyperlink>
        </w:p>
        <w:p w14:paraId="3BC75E21" w14:textId="49BC94D2" w:rsidR="00507EE1" w:rsidRDefault="00507EE1">
          <w:pPr>
            <w:pStyle w:val="TOC3"/>
            <w:tabs>
              <w:tab w:val="left" w:pos="1440"/>
              <w:tab w:val="right" w:leader="dot" w:pos="9062"/>
            </w:tabs>
            <w:rPr>
              <w:rFonts w:eastAsiaTheme="minorEastAsia"/>
              <w:noProof/>
              <w:lang w:eastAsia="nl-NL"/>
            </w:rPr>
          </w:pPr>
          <w:hyperlink w:anchor="_Toc224207866" w:history="1">
            <w:r w:rsidRPr="00803A0A">
              <w:rPr>
                <w:rStyle w:val="Hyperlink"/>
                <w:noProof/>
              </w:rPr>
              <w:t>5.4.6</w:t>
            </w:r>
            <w:r>
              <w:rPr>
                <w:rFonts w:eastAsiaTheme="minorEastAsia"/>
                <w:noProof/>
                <w:lang w:eastAsia="nl-NL"/>
              </w:rPr>
              <w:tab/>
            </w:r>
            <w:r w:rsidRPr="00803A0A">
              <w:rPr>
                <w:rStyle w:val="Hyperlink"/>
                <w:noProof/>
              </w:rPr>
              <w:t>Waarborgen van onafhankelijkheid</w:t>
            </w:r>
            <w:r>
              <w:rPr>
                <w:noProof/>
                <w:webHidden/>
              </w:rPr>
              <w:tab/>
            </w:r>
            <w:r>
              <w:rPr>
                <w:noProof/>
                <w:webHidden/>
              </w:rPr>
              <w:fldChar w:fldCharType="begin"/>
            </w:r>
            <w:r>
              <w:rPr>
                <w:noProof/>
                <w:webHidden/>
              </w:rPr>
              <w:instrText xml:space="preserve"> PAGEREF _Toc224207866 \h </w:instrText>
            </w:r>
            <w:r>
              <w:rPr>
                <w:noProof/>
                <w:webHidden/>
              </w:rPr>
            </w:r>
            <w:r>
              <w:rPr>
                <w:noProof/>
                <w:webHidden/>
              </w:rPr>
              <w:fldChar w:fldCharType="separate"/>
            </w:r>
            <w:r>
              <w:rPr>
                <w:noProof/>
                <w:webHidden/>
              </w:rPr>
              <w:t>22</w:t>
            </w:r>
            <w:r>
              <w:rPr>
                <w:noProof/>
                <w:webHidden/>
              </w:rPr>
              <w:fldChar w:fldCharType="end"/>
            </w:r>
          </w:hyperlink>
        </w:p>
        <w:p w14:paraId="6A72F5A5" w14:textId="1B2CC4D3" w:rsidR="00507EE1" w:rsidRDefault="00507EE1">
          <w:pPr>
            <w:pStyle w:val="TOC2"/>
            <w:tabs>
              <w:tab w:val="left" w:pos="960"/>
              <w:tab w:val="right" w:leader="dot" w:pos="9062"/>
            </w:tabs>
            <w:rPr>
              <w:rFonts w:eastAsiaTheme="minorEastAsia"/>
              <w:noProof/>
              <w:lang w:eastAsia="nl-NL"/>
            </w:rPr>
          </w:pPr>
          <w:hyperlink w:anchor="_Toc224207867" w:history="1">
            <w:r w:rsidRPr="00803A0A">
              <w:rPr>
                <w:rStyle w:val="Hyperlink"/>
                <w:noProof/>
              </w:rPr>
              <w:t>5.5</w:t>
            </w:r>
            <w:r>
              <w:rPr>
                <w:rFonts w:eastAsiaTheme="minorEastAsia"/>
                <w:noProof/>
                <w:lang w:eastAsia="nl-NL"/>
              </w:rPr>
              <w:tab/>
            </w:r>
            <w:r w:rsidRPr="00803A0A">
              <w:rPr>
                <w:rStyle w:val="Hyperlink"/>
                <w:noProof/>
              </w:rPr>
              <w:t>Rapportagestructuren</w:t>
            </w:r>
            <w:r>
              <w:rPr>
                <w:noProof/>
                <w:webHidden/>
              </w:rPr>
              <w:tab/>
            </w:r>
            <w:r>
              <w:rPr>
                <w:noProof/>
                <w:webHidden/>
              </w:rPr>
              <w:fldChar w:fldCharType="begin"/>
            </w:r>
            <w:r>
              <w:rPr>
                <w:noProof/>
                <w:webHidden/>
              </w:rPr>
              <w:instrText xml:space="preserve"> PAGEREF _Toc224207867 \h </w:instrText>
            </w:r>
            <w:r>
              <w:rPr>
                <w:noProof/>
                <w:webHidden/>
              </w:rPr>
            </w:r>
            <w:r>
              <w:rPr>
                <w:noProof/>
                <w:webHidden/>
              </w:rPr>
              <w:fldChar w:fldCharType="separate"/>
            </w:r>
            <w:r>
              <w:rPr>
                <w:noProof/>
                <w:webHidden/>
              </w:rPr>
              <w:t>22</w:t>
            </w:r>
            <w:r>
              <w:rPr>
                <w:noProof/>
                <w:webHidden/>
              </w:rPr>
              <w:fldChar w:fldCharType="end"/>
            </w:r>
          </w:hyperlink>
        </w:p>
        <w:p w14:paraId="5746BD17" w14:textId="2D624F77" w:rsidR="00507EE1" w:rsidRDefault="00507EE1">
          <w:pPr>
            <w:pStyle w:val="TOC3"/>
            <w:tabs>
              <w:tab w:val="left" w:pos="1440"/>
              <w:tab w:val="right" w:leader="dot" w:pos="9062"/>
            </w:tabs>
            <w:rPr>
              <w:rFonts w:eastAsiaTheme="minorEastAsia"/>
              <w:noProof/>
              <w:lang w:eastAsia="nl-NL"/>
            </w:rPr>
          </w:pPr>
          <w:hyperlink w:anchor="_Toc224207868" w:history="1">
            <w:r w:rsidRPr="00803A0A">
              <w:rPr>
                <w:rStyle w:val="Hyperlink"/>
                <w:noProof/>
              </w:rPr>
              <w:t>5.5.1</w:t>
            </w:r>
            <w:r>
              <w:rPr>
                <w:rFonts w:eastAsiaTheme="minorEastAsia"/>
                <w:noProof/>
                <w:lang w:eastAsia="nl-NL"/>
              </w:rPr>
              <w:tab/>
            </w:r>
            <w:r w:rsidRPr="00803A0A">
              <w:rPr>
                <w:rStyle w:val="Hyperlink"/>
                <w:noProof/>
              </w:rPr>
              <w:t>Rapportagelijn</w:t>
            </w:r>
            <w:r>
              <w:rPr>
                <w:noProof/>
                <w:webHidden/>
              </w:rPr>
              <w:tab/>
            </w:r>
            <w:r>
              <w:rPr>
                <w:noProof/>
                <w:webHidden/>
              </w:rPr>
              <w:fldChar w:fldCharType="begin"/>
            </w:r>
            <w:r>
              <w:rPr>
                <w:noProof/>
                <w:webHidden/>
              </w:rPr>
              <w:instrText xml:space="preserve"> PAGEREF _Toc224207868 \h </w:instrText>
            </w:r>
            <w:r>
              <w:rPr>
                <w:noProof/>
                <w:webHidden/>
              </w:rPr>
            </w:r>
            <w:r>
              <w:rPr>
                <w:noProof/>
                <w:webHidden/>
              </w:rPr>
              <w:fldChar w:fldCharType="separate"/>
            </w:r>
            <w:r>
              <w:rPr>
                <w:noProof/>
                <w:webHidden/>
              </w:rPr>
              <w:t>23</w:t>
            </w:r>
            <w:r>
              <w:rPr>
                <w:noProof/>
                <w:webHidden/>
              </w:rPr>
              <w:fldChar w:fldCharType="end"/>
            </w:r>
          </w:hyperlink>
        </w:p>
        <w:p w14:paraId="4FD108C0" w14:textId="25E0F5B2" w:rsidR="00507EE1" w:rsidRDefault="00507EE1">
          <w:pPr>
            <w:pStyle w:val="TOC1"/>
            <w:tabs>
              <w:tab w:val="left" w:pos="480"/>
              <w:tab w:val="right" w:leader="dot" w:pos="9062"/>
            </w:tabs>
            <w:rPr>
              <w:rFonts w:eastAsiaTheme="minorEastAsia"/>
              <w:noProof/>
              <w:lang w:eastAsia="nl-NL"/>
            </w:rPr>
          </w:pPr>
          <w:hyperlink w:anchor="_Toc224207869" w:history="1">
            <w:r w:rsidRPr="00803A0A">
              <w:rPr>
                <w:rStyle w:val="Hyperlink"/>
                <w:noProof/>
              </w:rPr>
              <w:t>6</w:t>
            </w:r>
            <w:r>
              <w:rPr>
                <w:rFonts w:eastAsiaTheme="minorEastAsia"/>
                <w:noProof/>
                <w:lang w:eastAsia="nl-NL"/>
              </w:rPr>
              <w:tab/>
            </w:r>
            <w:r w:rsidRPr="00803A0A">
              <w:rPr>
                <w:rStyle w:val="Hyperlink"/>
                <w:noProof/>
              </w:rPr>
              <w:t>Planning</w:t>
            </w:r>
            <w:r>
              <w:rPr>
                <w:noProof/>
                <w:webHidden/>
              </w:rPr>
              <w:tab/>
            </w:r>
            <w:r>
              <w:rPr>
                <w:noProof/>
                <w:webHidden/>
              </w:rPr>
              <w:fldChar w:fldCharType="begin"/>
            </w:r>
            <w:r>
              <w:rPr>
                <w:noProof/>
                <w:webHidden/>
              </w:rPr>
              <w:instrText xml:space="preserve"> PAGEREF _Toc224207869 \h </w:instrText>
            </w:r>
            <w:r>
              <w:rPr>
                <w:noProof/>
                <w:webHidden/>
              </w:rPr>
            </w:r>
            <w:r>
              <w:rPr>
                <w:noProof/>
                <w:webHidden/>
              </w:rPr>
              <w:fldChar w:fldCharType="separate"/>
            </w:r>
            <w:r>
              <w:rPr>
                <w:noProof/>
                <w:webHidden/>
              </w:rPr>
              <w:t>25</w:t>
            </w:r>
            <w:r>
              <w:rPr>
                <w:noProof/>
                <w:webHidden/>
              </w:rPr>
              <w:fldChar w:fldCharType="end"/>
            </w:r>
          </w:hyperlink>
        </w:p>
        <w:p w14:paraId="21498F16" w14:textId="6E8BCEF6" w:rsidR="00507EE1" w:rsidRDefault="00507EE1">
          <w:pPr>
            <w:pStyle w:val="TOC2"/>
            <w:tabs>
              <w:tab w:val="left" w:pos="960"/>
              <w:tab w:val="right" w:leader="dot" w:pos="9062"/>
            </w:tabs>
            <w:rPr>
              <w:rFonts w:eastAsiaTheme="minorEastAsia"/>
              <w:noProof/>
              <w:lang w:eastAsia="nl-NL"/>
            </w:rPr>
          </w:pPr>
          <w:hyperlink w:anchor="_Toc224207870" w:history="1">
            <w:r w:rsidRPr="00803A0A">
              <w:rPr>
                <w:rStyle w:val="Hyperlink"/>
                <w:noProof/>
              </w:rPr>
              <w:t>6.1</w:t>
            </w:r>
            <w:r>
              <w:rPr>
                <w:rFonts w:eastAsiaTheme="minorEastAsia"/>
                <w:noProof/>
                <w:lang w:eastAsia="nl-NL"/>
              </w:rPr>
              <w:tab/>
            </w:r>
            <w:r w:rsidRPr="00803A0A">
              <w:rPr>
                <w:rStyle w:val="Hyperlink"/>
                <w:noProof/>
              </w:rPr>
              <w:t>Acties om risico’s te beperken en kansen te benutten</w:t>
            </w:r>
            <w:r>
              <w:rPr>
                <w:noProof/>
                <w:webHidden/>
              </w:rPr>
              <w:tab/>
            </w:r>
            <w:r>
              <w:rPr>
                <w:noProof/>
                <w:webHidden/>
              </w:rPr>
              <w:fldChar w:fldCharType="begin"/>
            </w:r>
            <w:r>
              <w:rPr>
                <w:noProof/>
                <w:webHidden/>
              </w:rPr>
              <w:instrText xml:space="preserve"> PAGEREF _Toc224207870 \h </w:instrText>
            </w:r>
            <w:r>
              <w:rPr>
                <w:noProof/>
                <w:webHidden/>
              </w:rPr>
            </w:r>
            <w:r>
              <w:rPr>
                <w:noProof/>
                <w:webHidden/>
              </w:rPr>
              <w:fldChar w:fldCharType="separate"/>
            </w:r>
            <w:r>
              <w:rPr>
                <w:noProof/>
                <w:webHidden/>
              </w:rPr>
              <w:t>25</w:t>
            </w:r>
            <w:r>
              <w:rPr>
                <w:noProof/>
                <w:webHidden/>
              </w:rPr>
              <w:fldChar w:fldCharType="end"/>
            </w:r>
          </w:hyperlink>
        </w:p>
        <w:p w14:paraId="1E02F099" w14:textId="17FCD8F5" w:rsidR="00507EE1" w:rsidRDefault="00507EE1">
          <w:pPr>
            <w:pStyle w:val="TOC3"/>
            <w:tabs>
              <w:tab w:val="left" w:pos="1440"/>
              <w:tab w:val="right" w:leader="dot" w:pos="9062"/>
            </w:tabs>
            <w:rPr>
              <w:rFonts w:eastAsiaTheme="minorEastAsia"/>
              <w:noProof/>
              <w:lang w:eastAsia="nl-NL"/>
            </w:rPr>
          </w:pPr>
          <w:hyperlink w:anchor="_Toc224207871" w:history="1">
            <w:r w:rsidRPr="00803A0A">
              <w:rPr>
                <w:rStyle w:val="Hyperlink"/>
                <w:noProof/>
              </w:rPr>
              <w:t>6.1.1</w:t>
            </w:r>
            <w:r>
              <w:rPr>
                <w:rFonts w:eastAsiaTheme="minorEastAsia"/>
                <w:noProof/>
                <w:lang w:eastAsia="nl-NL"/>
              </w:rPr>
              <w:tab/>
            </w:r>
            <w:r w:rsidRPr="00803A0A">
              <w:rPr>
                <w:rStyle w:val="Hyperlink"/>
                <w:noProof/>
              </w:rPr>
              <w:t>Risicogestuurde benadering</w:t>
            </w:r>
            <w:r>
              <w:rPr>
                <w:noProof/>
                <w:webHidden/>
              </w:rPr>
              <w:tab/>
            </w:r>
            <w:r>
              <w:rPr>
                <w:noProof/>
                <w:webHidden/>
              </w:rPr>
              <w:fldChar w:fldCharType="begin"/>
            </w:r>
            <w:r>
              <w:rPr>
                <w:noProof/>
                <w:webHidden/>
              </w:rPr>
              <w:instrText xml:space="preserve"> PAGEREF _Toc224207871 \h </w:instrText>
            </w:r>
            <w:r>
              <w:rPr>
                <w:noProof/>
                <w:webHidden/>
              </w:rPr>
            </w:r>
            <w:r>
              <w:rPr>
                <w:noProof/>
                <w:webHidden/>
              </w:rPr>
              <w:fldChar w:fldCharType="separate"/>
            </w:r>
            <w:r>
              <w:rPr>
                <w:noProof/>
                <w:webHidden/>
              </w:rPr>
              <w:t>25</w:t>
            </w:r>
            <w:r>
              <w:rPr>
                <w:noProof/>
                <w:webHidden/>
              </w:rPr>
              <w:fldChar w:fldCharType="end"/>
            </w:r>
          </w:hyperlink>
        </w:p>
        <w:p w14:paraId="71D4DA7F" w14:textId="7E3ED2A6" w:rsidR="00507EE1" w:rsidRDefault="00507EE1">
          <w:pPr>
            <w:pStyle w:val="TOC3"/>
            <w:tabs>
              <w:tab w:val="left" w:pos="1440"/>
              <w:tab w:val="right" w:leader="dot" w:pos="9062"/>
            </w:tabs>
            <w:rPr>
              <w:rFonts w:eastAsiaTheme="minorEastAsia"/>
              <w:noProof/>
              <w:lang w:eastAsia="nl-NL"/>
            </w:rPr>
          </w:pPr>
          <w:hyperlink w:anchor="_Toc224207872" w:history="1">
            <w:r w:rsidRPr="00803A0A">
              <w:rPr>
                <w:rStyle w:val="Hyperlink"/>
                <w:noProof/>
              </w:rPr>
              <w:t>6.1.2</w:t>
            </w:r>
            <w:r>
              <w:rPr>
                <w:rFonts w:eastAsiaTheme="minorEastAsia"/>
                <w:noProof/>
                <w:lang w:eastAsia="nl-NL"/>
              </w:rPr>
              <w:tab/>
            </w:r>
            <w:r w:rsidRPr="00803A0A">
              <w:rPr>
                <w:rStyle w:val="Hyperlink"/>
                <w:noProof/>
              </w:rPr>
              <w:t>Privacy-specifieke analyse</w:t>
            </w:r>
            <w:r>
              <w:rPr>
                <w:noProof/>
                <w:webHidden/>
              </w:rPr>
              <w:tab/>
            </w:r>
            <w:r>
              <w:rPr>
                <w:noProof/>
                <w:webHidden/>
              </w:rPr>
              <w:fldChar w:fldCharType="begin"/>
            </w:r>
            <w:r>
              <w:rPr>
                <w:noProof/>
                <w:webHidden/>
              </w:rPr>
              <w:instrText xml:space="preserve"> PAGEREF _Toc224207872 \h </w:instrText>
            </w:r>
            <w:r>
              <w:rPr>
                <w:noProof/>
                <w:webHidden/>
              </w:rPr>
            </w:r>
            <w:r>
              <w:rPr>
                <w:noProof/>
                <w:webHidden/>
              </w:rPr>
              <w:fldChar w:fldCharType="separate"/>
            </w:r>
            <w:r>
              <w:rPr>
                <w:noProof/>
                <w:webHidden/>
              </w:rPr>
              <w:t>26</w:t>
            </w:r>
            <w:r>
              <w:rPr>
                <w:noProof/>
                <w:webHidden/>
              </w:rPr>
              <w:fldChar w:fldCharType="end"/>
            </w:r>
          </w:hyperlink>
        </w:p>
        <w:p w14:paraId="0DCF2DD4" w14:textId="458DEE40" w:rsidR="00507EE1" w:rsidRDefault="00507EE1">
          <w:pPr>
            <w:pStyle w:val="TOC3"/>
            <w:tabs>
              <w:tab w:val="left" w:pos="1440"/>
              <w:tab w:val="right" w:leader="dot" w:pos="9062"/>
            </w:tabs>
            <w:rPr>
              <w:rFonts w:eastAsiaTheme="minorEastAsia"/>
              <w:noProof/>
              <w:lang w:eastAsia="nl-NL"/>
            </w:rPr>
          </w:pPr>
          <w:hyperlink w:anchor="_Toc224207873" w:history="1">
            <w:r w:rsidRPr="00803A0A">
              <w:rPr>
                <w:rStyle w:val="Hyperlink"/>
                <w:noProof/>
              </w:rPr>
              <w:t>6.1.3</w:t>
            </w:r>
            <w:r>
              <w:rPr>
                <w:rFonts w:eastAsiaTheme="minorEastAsia"/>
                <w:noProof/>
                <w:lang w:eastAsia="nl-NL"/>
              </w:rPr>
              <w:tab/>
            </w:r>
            <w:r w:rsidRPr="00803A0A">
              <w:rPr>
                <w:rStyle w:val="Hyperlink"/>
                <w:noProof/>
              </w:rPr>
              <w:t>Business Impact Analyse</w:t>
            </w:r>
            <w:r>
              <w:rPr>
                <w:noProof/>
                <w:webHidden/>
              </w:rPr>
              <w:tab/>
            </w:r>
            <w:r>
              <w:rPr>
                <w:noProof/>
                <w:webHidden/>
              </w:rPr>
              <w:fldChar w:fldCharType="begin"/>
            </w:r>
            <w:r>
              <w:rPr>
                <w:noProof/>
                <w:webHidden/>
              </w:rPr>
              <w:instrText xml:space="preserve"> PAGEREF _Toc224207873 \h </w:instrText>
            </w:r>
            <w:r>
              <w:rPr>
                <w:noProof/>
                <w:webHidden/>
              </w:rPr>
            </w:r>
            <w:r>
              <w:rPr>
                <w:noProof/>
                <w:webHidden/>
              </w:rPr>
              <w:fldChar w:fldCharType="separate"/>
            </w:r>
            <w:r>
              <w:rPr>
                <w:noProof/>
                <w:webHidden/>
              </w:rPr>
              <w:t>26</w:t>
            </w:r>
            <w:r>
              <w:rPr>
                <w:noProof/>
                <w:webHidden/>
              </w:rPr>
              <w:fldChar w:fldCharType="end"/>
            </w:r>
          </w:hyperlink>
        </w:p>
        <w:p w14:paraId="601DE2E0" w14:textId="40BB3127" w:rsidR="00507EE1" w:rsidRDefault="00507EE1">
          <w:pPr>
            <w:pStyle w:val="TOC3"/>
            <w:tabs>
              <w:tab w:val="left" w:pos="1440"/>
              <w:tab w:val="right" w:leader="dot" w:pos="9062"/>
            </w:tabs>
            <w:rPr>
              <w:rFonts w:eastAsiaTheme="minorEastAsia"/>
              <w:noProof/>
              <w:lang w:eastAsia="nl-NL"/>
            </w:rPr>
          </w:pPr>
          <w:hyperlink w:anchor="_Toc224207874" w:history="1">
            <w:r w:rsidRPr="00803A0A">
              <w:rPr>
                <w:rStyle w:val="Hyperlink"/>
                <w:noProof/>
              </w:rPr>
              <w:t>6.1.4</w:t>
            </w:r>
            <w:r>
              <w:rPr>
                <w:rFonts w:eastAsiaTheme="minorEastAsia"/>
                <w:noProof/>
                <w:lang w:eastAsia="nl-NL"/>
              </w:rPr>
              <w:tab/>
            </w:r>
            <w:r w:rsidRPr="00803A0A">
              <w:rPr>
                <w:rStyle w:val="Hyperlink"/>
                <w:noProof/>
              </w:rPr>
              <w:t>Kansen</w:t>
            </w:r>
            <w:r>
              <w:rPr>
                <w:noProof/>
                <w:webHidden/>
              </w:rPr>
              <w:tab/>
            </w:r>
            <w:r>
              <w:rPr>
                <w:noProof/>
                <w:webHidden/>
              </w:rPr>
              <w:fldChar w:fldCharType="begin"/>
            </w:r>
            <w:r>
              <w:rPr>
                <w:noProof/>
                <w:webHidden/>
              </w:rPr>
              <w:instrText xml:space="preserve"> PAGEREF _Toc224207874 \h </w:instrText>
            </w:r>
            <w:r>
              <w:rPr>
                <w:noProof/>
                <w:webHidden/>
              </w:rPr>
            </w:r>
            <w:r>
              <w:rPr>
                <w:noProof/>
                <w:webHidden/>
              </w:rPr>
              <w:fldChar w:fldCharType="separate"/>
            </w:r>
            <w:r>
              <w:rPr>
                <w:noProof/>
                <w:webHidden/>
              </w:rPr>
              <w:t>26</w:t>
            </w:r>
            <w:r>
              <w:rPr>
                <w:noProof/>
                <w:webHidden/>
              </w:rPr>
              <w:fldChar w:fldCharType="end"/>
            </w:r>
          </w:hyperlink>
        </w:p>
        <w:p w14:paraId="75958270" w14:textId="4D6CF5C2" w:rsidR="00507EE1" w:rsidRDefault="00507EE1">
          <w:pPr>
            <w:pStyle w:val="TOC2"/>
            <w:tabs>
              <w:tab w:val="left" w:pos="960"/>
              <w:tab w:val="right" w:leader="dot" w:pos="9062"/>
            </w:tabs>
            <w:rPr>
              <w:rFonts w:eastAsiaTheme="minorEastAsia"/>
              <w:noProof/>
              <w:lang w:eastAsia="nl-NL"/>
            </w:rPr>
          </w:pPr>
          <w:hyperlink w:anchor="_Toc224207875" w:history="1">
            <w:r w:rsidRPr="00803A0A">
              <w:rPr>
                <w:rStyle w:val="Hyperlink"/>
                <w:noProof/>
              </w:rPr>
              <w:t>6.2</w:t>
            </w:r>
            <w:r>
              <w:rPr>
                <w:rFonts w:eastAsiaTheme="minorEastAsia"/>
                <w:noProof/>
                <w:lang w:eastAsia="nl-NL"/>
              </w:rPr>
              <w:tab/>
            </w:r>
            <w:r w:rsidRPr="00803A0A">
              <w:rPr>
                <w:rStyle w:val="Hyperlink"/>
                <w:noProof/>
              </w:rPr>
              <w:t>IMS-doelstellingen en plannen om ze te bereiken</w:t>
            </w:r>
            <w:r>
              <w:rPr>
                <w:noProof/>
                <w:webHidden/>
              </w:rPr>
              <w:tab/>
            </w:r>
            <w:r>
              <w:rPr>
                <w:noProof/>
                <w:webHidden/>
              </w:rPr>
              <w:fldChar w:fldCharType="begin"/>
            </w:r>
            <w:r>
              <w:rPr>
                <w:noProof/>
                <w:webHidden/>
              </w:rPr>
              <w:instrText xml:space="preserve"> PAGEREF _Toc224207875 \h </w:instrText>
            </w:r>
            <w:r>
              <w:rPr>
                <w:noProof/>
                <w:webHidden/>
              </w:rPr>
            </w:r>
            <w:r>
              <w:rPr>
                <w:noProof/>
                <w:webHidden/>
              </w:rPr>
              <w:fldChar w:fldCharType="separate"/>
            </w:r>
            <w:r>
              <w:rPr>
                <w:noProof/>
                <w:webHidden/>
              </w:rPr>
              <w:t>26</w:t>
            </w:r>
            <w:r>
              <w:rPr>
                <w:noProof/>
                <w:webHidden/>
              </w:rPr>
              <w:fldChar w:fldCharType="end"/>
            </w:r>
          </w:hyperlink>
        </w:p>
        <w:p w14:paraId="03BA0571" w14:textId="3AA078E4" w:rsidR="00507EE1" w:rsidRDefault="00507EE1">
          <w:pPr>
            <w:pStyle w:val="TOC3"/>
            <w:tabs>
              <w:tab w:val="left" w:pos="1440"/>
              <w:tab w:val="right" w:leader="dot" w:pos="9062"/>
            </w:tabs>
            <w:rPr>
              <w:rFonts w:eastAsiaTheme="minorEastAsia"/>
              <w:noProof/>
              <w:lang w:eastAsia="nl-NL"/>
            </w:rPr>
          </w:pPr>
          <w:hyperlink w:anchor="_Toc224207876" w:history="1">
            <w:r w:rsidRPr="00803A0A">
              <w:rPr>
                <w:rStyle w:val="Hyperlink"/>
                <w:noProof/>
              </w:rPr>
              <w:t>6.2.1</w:t>
            </w:r>
            <w:r>
              <w:rPr>
                <w:rFonts w:eastAsiaTheme="minorEastAsia"/>
                <w:noProof/>
                <w:lang w:eastAsia="nl-NL"/>
              </w:rPr>
              <w:tab/>
            </w:r>
            <w:r w:rsidRPr="00803A0A">
              <w:rPr>
                <w:rStyle w:val="Hyperlink"/>
                <w:noProof/>
              </w:rPr>
              <w:t>Vaststelling doelstellingen</w:t>
            </w:r>
            <w:r>
              <w:rPr>
                <w:noProof/>
                <w:webHidden/>
              </w:rPr>
              <w:tab/>
            </w:r>
            <w:r>
              <w:rPr>
                <w:noProof/>
                <w:webHidden/>
              </w:rPr>
              <w:fldChar w:fldCharType="begin"/>
            </w:r>
            <w:r>
              <w:rPr>
                <w:noProof/>
                <w:webHidden/>
              </w:rPr>
              <w:instrText xml:space="preserve"> PAGEREF _Toc224207876 \h </w:instrText>
            </w:r>
            <w:r>
              <w:rPr>
                <w:noProof/>
                <w:webHidden/>
              </w:rPr>
            </w:r>
            <w:r>
              <w:rPr>
                <w:noProof/>
                <w:webHidden/>
              </w:rPr>
              <w:fldChar w:fldCharType="separate"/>
            </w:r>
            <w:r>
              <w:rPr>
                <w:noProof/>
                <w:webHidden/>
              </w:rPr>
              <w:t>26</w:t>
            </w:r>
            <w:r>
              <w:rPr>
                <w:noProof/>
                <w:webHidden/>
              </w:rPr>
              <w:fldChar w:fldCharType="end"/>
            </w:r>
          </w:hyperlink>
        </w:p>
        <w:p w14:paraId="126F722E" w14:textId="7ACB876F" w:rsidR="00507EE1" w:rsidRDefault="00507EE1">
          <w:pPr>
            <w:pStyle w:val="TOC3"/>
            <w:tabs>
              <w:tab w:val="left" w:pos="1440"/>
              <w:tab w:val="right" w:leader="dot" w:pos="9062"/>
            </w:tabs>
            <w:rPr>
              <w:rFonts w:eastAsiaTheme="minorEastAsia"/>
              <w:noProof/>
              <w:lang w:eastAsia="nl-NL"/>
            </w:rPr>
          </w:pPr>
          <w:hyperlink w:anchor="_Toc224207877" w:history="1">
            <w:r w:rsidRPr="00803A0A">
              <w:rPr>
                <w:rStyle w:val="Hyperlink"/>
                <w:noProof/>
              </w:rPr>
              <w:t>6.2.2</w:t>
            </w:r>
            <w:r>
              <w:rPr>
                <w:rFonts w:eastAsiaTheme="minorEastAsia"/>
                <w:noProof/>
                <w:lang w:eastAsia="nl-NL"/>
              </w:rPr>
              <w:tab/>
            </w:r>
            <w:r w:rsidRPr="00803A0A">
              <w:rPr>
                <w:rStyle w:val="Hyperlink"/>
                <w:noProof/>
              </w:rPr>
              <w:t>Planning en jaarcyclus</w:t>
            </w:r>
            <w:r>
              <w:rPr>
                <w:noProof/>
                <w:webHidden/>
              </w:rPr>
              <w:tab/>
            </w:r>
            <w:r>
              <w:rPr>
                <w:noProof/>
                <w:webHidden/>
              </w:rPr>
              <w:fldChar w:fldCharType="begin"/>
            </w:r>
            <w:r>
              <w:rPr>
                <w:noProof/>
                <w:webHidden/>
              </w:rPr>
              <w:instrText xml:space="preserve"> PAGEREF _Toc224207877 \h </w:instrText>
            </w:r>
            <w:r>
              <w:rPr>
                <w:noProof/>
                <w:webHidden/>
              </w:rPr>
            </w:r>
            <w:r>
              <w:rPr>
                <w:noProof/>
                <w:webHidden/>
              </w:rPr>
              <w:fldChar w:fldCharType="separate"/>
            </w:r>
            <w:r>
              <w:rPr>
                <w:noProof/>
                <w:webHidden/>
              </w:rPr>
              <w:t>27</w:t>
            </w:r>
            <w:r>
              <w:rPr>
                <w:noProof/>
                <w:webHidden/>
              </w:rPr>
              <w:fldChar w:fldCharType="end"/>
            </w:r>
          </w:hyperlink>
        </w:p>
        <w:p w14:paraId="587C160B" w14:textId="3DFC01B9" w:rsidR="00507EE1" w:rsidRDefault="00507EE1">
          <w:pPr>
            <w:pStyle w:val="TOC3"/>
            <w:tabs>
              <w:tab w:val="left" w:pos="1440"/>
              <w:tab w:val="right" w:leader="dot" w:pos="9062"/>
            </w:tabs>
            <w:rPr>
              <w:rFonts w:eastAsiaTheme="minorEastAsia"/>
              <w:noProof/>
              <w:lang w:eastAsia="nl-NL"/>
            </w:rPr>
          </w:pPr>
          <w:hyperlink w:anchor="_Toc224207878" w:history="1">
            <w:r w:rsidRPr="00803A0A">
              <w:rPr>
                <w:rStyle w:val="Hyperlink"/>
                <w:noProof/>
              </w:rPr>
              <w:t>6.2.3</w:t>
            </w:r>
            <w:r>
              <w:rPr>
                <w:rFonts w:eastAsiaTheme="minorEastAsia"/>
                <w:noProof/>
                <w:lang w:eastAsia="nl-NL"/>
              </w:rPr>
              <w:tab/>
            </w:r>
            <w:r w:rsidRPr="00803A0A">
              <w:rPr>
                <w:rStyle w:val="Hyperlink"/>
                <w:noProof/>
              </w:rPr>
              <w:t>Monitoring van doelstellingen</w:t>
            </w:r>
            <w:r>
              <w:rPr>
                <w:noProof/>
                <w:webHidden/>
              </w:rPr>
              <w:tab/>
            </w:r>
            <w:r>
              <w:rPr>
                <w:noProof/>
                <w:webHidden/>
              </w:rPr>
              <w:fldChar w:fldCharType="begin"/>
            </w:r>
            <w:r>
              <w:rPr>
                <w:noProof/>
                <w:webHidden/>
              </w:rPr>
              <w:instrText xml:space="preserve"> PAGEREF _Toc224207878 \h </w:instrText>
            </w:r>
            <w:r>
              <w:rPr>
                <w:noProof/>
                <w:webHidden/>
              </w:rPr>
            </w:r>
            <w:r>
              <w:rPr>
                <w:noProof/>
                <w:webHidden/>
              </w:rPr>
              <w:fldChar w:fldCharType="separate"/>
            </w:r>
            <w:r>
              <w:rPr>
                <w:noProof/>
                <w:webHidden/>
              </w:rPr>
              <w:t>27</w:t>
            </w:r>
            <w:r>
              <w:rPr>
                <w:noProof/>
                <w:webHidden/>
              </w:rPr>
              <w:fldChar w:fldCharType="end"/>
            </w:r>
          </w:hyperlink>
        </w:p>
        <w:p w14:paraId="2B667AD7" w14:textId="775FB533" w:rsidR="00507EE1" w:rsidRDefault="00507EE1">
          <w:pPr>
            <w:pStyle w:val="TOC2"/>
            <w:tabs>
              <w:tab w:val="left" w:pos="960"/>
              <w:tab w:val="right" w:leader="dot" w:pos="9062"/>
            </w:tabs>
            <w:rPr>
              <w:rFonts w:eastAsiaTheme="minorEastAsia"/>
              <w:noProof/>
              <w:lang w:eastAsia="nl-NL"/>
            </w:rPr>
          </w:pPr>
          <w:hyperlink w:anchor="_Toc224207879" w:history="1">
            <w:r w:rsidRPr="00803A0A">
              <w:rPr>
                <w:rStyle w:val="Hyperlink"/>
                <w:noProof/>
              </w:rPr>
              <w:t>6.3</w:t>
            </w:r>
            <w:r>
              <w:rPr>
                <w:rFonts w:eastAsiaTheme="minorEastAsia"/>
                <w:noProof/>
                <w:lang w:eastAsia="nl-NL"/>
              </w:rPr>
              <w:tab/>
            </w:r>
            <w:r w:rsidRPr="00803A0A">
              <w:rPr>
                <w:rStyle w:val="Hyperlink"/>
                <w:noProof/>
              </w:rPr>
              <w:t>Plannen van wijzigingen</w:t>
            </w:r>
            <w:r>
              <w:rPr>
                <w:noProof/>
                <w:webHidden/>
              </w:rPr>
              <w:tab/>
            </w:r>
            <w:r>
              <w:rPr>
                <w:noProof/>
                <w:webHidden/>
              </w:rPr>
              <w:fldChar w:fldCharType="begin"/>
            </w:r>
            <w:r>
              <w:rPr>
                <w:noProof/>
                <w:webHidden/>
              </w:rPr>
              <w:instrText xml:space="preserve"> PAGEREF _Toc224207879 \h </w:instrText>
            </w:r>
            <w:r>
              <w:rPr>
                <w:noProof/>
                <w:webHidden/>
              </w:rPr>
            </w:r>
            <w:r>
              <w:rPr>
                <w:noProof/>
                <w:webHidden/>
              </w:rPr>
              <w:fldChar w:fldCharType="separate"/>
            </w:r>
            <w:r>
              <w:rPr>
                <w:noProof/>
                <w:webHidden/>
              </w:rPr>
              <w:t>27</w:t>
            </w:r>
            <w:r>
              <w:rPr>
                <w:noProof/>
                <w:webHidden/>
              </w:rPr>
              <w:fldChar w:fldCharType="end"/>
            </w:r>
          </w:hyperlink>
        </w:p>
        <w:p w14:paraId="15835197" w14:textId="6C1D72D7" w:rsidR="00507EE1" w:rsidRDefault="00507EE1">
          <w:pPr>
            <w:pStyle w:val="TOC2"/>
            <w:tabs>
              <w:tab w:val="left" w:pos="960"/>
              <w:tab w:val="right" w:leader="dot" w:pos="9062"/>
            </w:tabs>
            <w:rPr>
              <w:rFonts w:eastAsiaTheme="minorEastAsia"/>
              <w:noProof/>
              <w:lang w:eastAsia="nl-NL"/>
            </w:rPr>
          </w:pPr>
          <w:hyperlink w:anchor="_Toc224207880" w:history="1">
            <w:r w:rsidRPr="00803A0A">
              <w:rPr>
                <w:rStyle w:val="Hyperlink"/>
                <w:noProof/>
              </w:rPr>
              <w:t>6.4</w:t>
            </w:r>
            <w:r>
              <w:rPr>
                <w:rFonts w:eastAsiaTheme="minorEastAsia"/>
                <w:noProof/>
                <w:lang w:eastAsia="nl-NL"/>
              </w:rPr>
              <w:tab/>
            </w:r>
            <w:r w:rsidRPr="00803A0A">
              <w:rPr>
                <w:rStyle w:val="Hyperlink"/>
                <w:noProof/>
              </w:rPr>
              <w:t>Samenhang binnen het IMS</w:t>
            </w:r>
            <w:r>
              <w:rPr>
                <w:noProof/>
                <w:webHidden/>
              </w:rPr>
              <w:tab/>
            </w:r>
            <w:r>
              <w:rPr>
                <w:noProof/>
                <w:webHidden/>
              </w:rPr>
              <w:fldChar w:fldCharType="begin"/>
            </w:r>
            <w:r>
              <w:rPr>
                <w:noProof/>
                <w:webHidden/>
              </w:rPr>
              <w:instrText xml:space="preserve"> PAGEREF _Toc224207880 \h </w:instrText>
            </w:r>
            <w:r>
              <w:rPr>
                <w:noProof/>
                <w:webHidden/>
              </w:rPr>
            </w:r>
            <w:r>
              <w:rPr>
                <w:noProof/>
                <w:webHidden/>
              </w:rPr>
              <w:fldChar w:fldCharType="separate"/>
            </w:r>
            <w:r>
              <w:rPr>
                <w:noProof/>
                <w:webHidden/>
              </w:rPr>
              <w:t>28</w:t>
            </w:r>
            <w:r>
              <w:rPr>
                <w:noProof/>
                <w:webHidden/>
              </w:rPr>
              <w:fldChar w:fldCharType="end"/>
            </w:r>
          </w:hyperlink>
        </w:p>
        <w:p w14:paraId="69DDCC45" w14:textId="5A75980A" w:rsidR="00507EE1" w:rsidRDefault="00507EE1">
          <w:pPr>
            <w:pStyle w:val="TOC2"/>
            <w:tabs>
              <w:tab w:val="left" w:pos="960"/>
              <w:tab w:val="right" w:leader="dot" w:pos="9062"/>
            </w:tabs>
            <w:rPr>
              <w:rFonts w:eastAsiaTheme="minorEastAsia"/>
              <w:noProof/>
              <w:lang w:eastAsia="nl-NL"/>
            </w:rPr>
          </w:pPr>
          <w:hyperlink w:anchor="_Toc224207881" w:history="1">
            <w:r w:rsidRPr="00803A0A">
              <w:rPr>
                <w:rStyle w:val="Hyperlink"/>
                <w:noProof/>
              </w:rPr>
              <w:t>6.5</w:t>
            </w:r>
            <w:r>
              <w:rPr>
                <w:rFonts w:eastAsiaTheme="minorEastAsia"/>
                <w:noProof/>
                <w:lang w:eastAsia="nl-NL"/>
              </w:rPr>
              <w:tab/>
            </w:r>
            <w:r w:rsidRPr="00803A0A">
              <w:rPr>
                <w:rStyle w:val="Hyperlink"/>
                <w:noProof/>
              </w:rPr>
              <w:t>Evaluatie van de planningcyclus</w:t>
            </w:r>
            <w:r>
              <w:rPr>
                <w:noProof/>
                <w:webHidden/>
              </w:rPr>
              <w:tab/>
            </w:r>
            <w:r>
              <w:rPr>
                <w:noProof/>
                <w:webHidden/>
              </w:rPr>
              <w:fldChar w:fldCharType="begin"/>
            </w:r>
            <w:r>
              <w:rPr>
                <w:noProof/>
                <w:webHidden/>
              </w:rPr>
              <w:instrText xml:space="preserve"> PAGEREF _Toc224207881 \h </w:instrText>
            </w:r>
            <w:r>
              <w:rPr>
                <w:noProof/>
                <w:webHidden/>
              </w:rPr>
            </w:r>
            <w:r>
              <w:rPr>
                <w:noProof/>
                <w:webHidden/>
              </w:rPr>
              <w:fldChar w:fldCharType="separate"/>
            </w:r>
            <w:r>
              <w:rPr>
                <w:noProof/>
                <w:webHidden/>
              </w:rPr>
              <w:t>28</w:t>
            </w:r>
            <w:r>
              <w:rPr>
                <w:noProof/>
                <w:webHidden/>
              </w:rPr>
              <w:fldChar w:fldCharType="end"/>
            </w:r>
          </w:hyperlink>
        </w:p>
        <w:p w14:paraId="7CF258AA" w14:textId="535C1AFF" w:rsidR="00507EE1" w:rsidRDefault="00507EE1">
          <w:pPr>
            <w:pStyle w:val="TOC1"/>
            <w:tabs>
              <w:tab w:val="left" w:pos="480"/>
              <w:tab w:val="right" w:leader="dot" w:pos="9062"/>
            </w:tabs>
            <w:rPr>
              <w:rFonts w:eastAsiaTheme="minorEastAsia"/>
              <w:noProof/>
              <w:lang w:eastAsia="nl-NL"/>
            </w:rPr>
          </w:pPr>
          <w:hyperlink w:anchor="_Toc224207882" w:history="1">
            <w:r w:rsidRPr="00803A0A">
              <w:rPr>
                <w:rStyle w:val="Hyperlink"/>
                <w:noProof/>
              </w:rPr>
              <w:t>7</w:t>
            </w:r>
            <w:r>
              <w:rPr>
                <w:rFonts w:eastAsiaTheme="minorEastAsia"/>
                <w:noProof/>
                <w:lang w:eastAsia="nl-NL"/>
              </w:rPr>
              <w:tab/>
            </w:r>
            <w:r w:rsidRPr="00803A0A">
              <w:rPr>
                <w:rStyle w:val="Hyperlink"/>
                <w:noProof/>
              </w:rPr>
              <w:t>Ondersteuning</w:t>
            </w:r>
            <w:r>
              <w:rPr>
                <w:noProof/>
                <w:webHidden/>
              </w:rPr>
              <w:tab/>
            </w:r>
            <w:r>
              <w:rPr>
                <w:noProof/>
                <w:webHidden/>
              </w:rPr>
              <w:fldChar w:fldCharType="begin"/>
            </w:r>
            <w:r>
              <w:rPr>
                <w:noProof/>
                <w:webHidden/>
              </w:rPr>
              <w:instrText xml:space="preserve"> PAGEREF _Toc224207882 \h </w:instrText>
            </w:r>
            <w:r>
              <w:rPr>
                <w:noProof/>
                <w:webHidden/>
              </w:rPr>
            </w:r>
            <w:r>
              <w:rPr>
                <w:noProof/>
                <w:webHidden/>
              </w:rPr>
              <w:fldChar w:fldCharType="separate"/>
            </w:r>
            <w:r>
              <w:rPr>
                <w:noProof/>
                <w:webHidden/>
              </w:rPr>
              <w:t>29</w:t>
            </w:r>
            <w:r>
              <w:rPr>
                <w:noProof/>
                <w:webHidden/>
              </w:rPr>
              <w:fldChar w:fldCharType="end"/>
            </w:r>
          </w:hyperlink>
        </w:p>
        <w:p w14:paraId="78407DA5" w14:textId="6801A5D6" w:rsidR="00507EE1" w:rsidRDefault="00507EE1">
          <w:pPr>
            <w:pStyle w:val="TOC2"/>
            <w:tabs>
              <w:tab w:val="left" w:pos="960"/>
              <w:tab w:val="right" w:leader="dot" w:pos="9062"/>
            </w:tabs>
            <w:rPr>
              <w:rFonts w:eastAsiaTheme="minorEastAsia"/>
              <w:noProof/>
              <w:lang w:eastAsia="nl-NL"/>
            </w:rPr>
          </w:pPr>
          <w:hyperlink w:anchor="_Toc224207883" w:history="1">
            <w:r w:rsidRPr="00803A0A">
              <w:rPr>
                <w:rStyle w:val="Hyperlink"/>
                <w:noProof/>
              </w:rPr>
              <w:t>7.1</w:t>
            </w:r>
            <w:r>
              <w:rPr>
                <w:rFonts w:eastAsiaTheme="minorEastAsia"/>
                <w:noProof/>
                <w:lang w:eastAsia="nl-NL"/>
              </w:rPr>
              <w:tab/>
            </w:r>
            <w:r w:rsidRPr="00803A0A">
              <w:rPr>
                <w:rStyle w:val="Hyperlink"/>
                <w:noProof/>
              </w:rPr>
              <w:t>Middelen</w:t>
            </w:r>
            <w:r>
              <w:rPr>
                <w:noProof/>
                <w:webHidden/>
              </w:rPr>
              <w:tab/>
            </w:r>
            <w:r>
              <w:rPr>
                <w:noProof/>
                <w:webHidden/>
              </w:rPr>
              <w:fldChar w:fldCharType="begin"/>
            </w:r>
            <w:r>
              <w:rPr>
                <w:noProof/>
                <w:webHidden/>
              </w:rPr>
              <w:instrText xml:space="preserve"> PAGEREF _Toc224207883 \h </w:instrText>
            </w:r>
            <w:r>
              <w:rPr>
                <w:noProof/>
                <w:webHidden/>
              </w:rPr>
            </w:r>
            <w:r>
              <w:rPr>
                <w:noProof/>
                <w:webHidden/>
              </w:rPr>
              <w:fldChar w:fldCharType="separate"/>
            </w:r>
            <w:r>
              <w:rPr>
                <w:noProof/>
                <w:webHidden/>
              </w:rPr>
              <w:t>29</w:t>
            </w:r>
            <w:r>
              <w:rPr>
                <w:noProof/>
                <w:webHidden/>
              </w:rPr>
              <w:fldChar w:fldCharType="end"/>
            </w:r>
          </w:hyperlink>
        </w:p>
        <w:p w14:paraId="5D2127F0" w14:textId="251DDC01" w:rsidR="00507EE1" w:rsidRDefault="00507EE1">
          <w:pPr>
            <w:pStyle w:val="TOC2"/>
            <w:tabs>
              <w:tab w:val="left" w:pos="960"/>
              <w:tab w:val="right" w:leader="dot" w:pos="9062"/>
            </w:tabs>
            <w:rPr>
              <w:rFonts w:eastAsiaTheme="minorEastAsia"/>
              <w:noProof/>
              <w:lang w:eastAsia="nl-NL"/>
            </w:rPr>
          </w:pPr>
          <w:hyperlink w:anchor="_Toc224207884" w:history="1">
            <w:r w:rsidRPr="00803A0A">
              <w:rPr>
                <w:rStyle w:val="Hyperlink"/>
                <w:noProof/>
              </w:rPr>
              <w:t>7.2</w:t>
            </w:r>
            <w:r>
              <w:rPr>
                <w:rFonts w:eastAsiaTheme="minorEastAsia"/>
                <w:noProof/>
                <w:lang w:eastAsia="nl-NL"/>
              </w:rPr>
              <w:tab/>
            </w:r>
            <w:r w:rsidRPr="00803A0A">
              <w:rPr>
                <w:rStyle w:val="Hyperlink"/>
                <w:noProof/>
              </w:rPr>
              <w:t>Competenties</w:t>
            </w:r>
            <w:r>
              <w:rPr>
                <w:noProof/>
                <w:webHidden/>
              </w:rPr>
              <w:tab/>
            </w:r>
            <w:r>
              <w:rPr>
                <w:noProof/>
                <w:webHidden/>
              </w:rPr>
              <w:fldChar w:fldCharType="begin"/>
            </w:r>
            <w:r>
              <w:rPr>
                <w:noProof/>
                <w:webHidden/>
              </w:rPr>
              <w:instrText xml:space="preserve"> PAGEREF _Toc224207884 \h </w:instrText>
            </w:r>
            <w:r>
              <w:rPr>
                <w:noProof/>
                <w:webHidden/>
              </w:rPr>
            </w:r>
            <w:r>
              <w:rPr>
                <w:noProof/>
                <w:webHidden/>
              </w:rPr>
              <w:fldChar w:fldCharType="separate"/>
            </w:r>
            <w:r>
              <w:rPr>
                <w:noProof/>
                <w:webHidden/>
              </w:rPr>
              <w:t>29</w:t>
            </w:r>
            <w:r>
              <w:rPr>
                <w:noProof/>
                <w:webHidden/>
              </w:rPr>
              <w:fldChar w:fldCharType="end"/>
            </w:r>
          </w:hyperlink>
        </w:p>
        <w:p w14:paraId="5C060BE9" w14:textId="2CA646DD" w:rsidR="00507EE1" w:rsidRDefault="00507EE1">
          <w:pPr>
            <w:pStyle w:val="TOC2"/>
            <w:tabs>
              <w:tab w:val="left" w:pos="960"/>
              <w:tab w:val="right" w:leader="dot" w:pos="9062"/>
            </w:tabs>
            <w:rPr>
              <w:rFonts w:eastAsiaTheme="minorEastAsia"/>
              <w:noProof/>
              <w:lang w:eastAsia="nl-NL"/>
            </w:rPr>
          </w:pPr>
          <w:hyperlink w:anchor="_Toc224207885" w:history="1">
            <w:r w:rsidRPr="00803A0A">
              <w:rPr>
                <w:rStyle w:val="Hyperlink"/>
                <w:noProof/>
              </w:rPr>
              <w:t>7.3</w:t>
            </w:r>
            <w:r>
              <w:rPr>
                <w:rFonts w:eastAsiaTheme="minorEastAsia"/>
                <w:noProof/>
                <w:lang w:eastAsia="nl-NL"/>
              </w:rPr>
              <w:tab/>
            </w:r>
            <w:r w:rsidRPr="00803A0A">
              <w:rPr>
                <w:rStyle w:val="Hyperlink"/>
                <w:noProof/>
              </w:rPr>
              <w:t>Bewustzijn</w:t>
            </w:r>
            <w:r>
              <w:rPr>
                <w:noProof/>
                <w:webHidden/>
              </w:rPr>
              <w:tab/>
            </w:r>
            <w:r>
              <w:rPr>
                <w:noProof/>
                <w:webHidden/>
              </w:rPr>
              <w:fldChar w:fldCharType="begin"/>
            </w:r>
            <w:r>
              <w:rPr>
                <w:noProof/>
                <w:webHidden/>
              </w:rPr>
              <w:instrText xml:space="preserve"> PAGEREF _Toc224207885 \h </w:instrText>
            </w:r>
            <w:r>
              <w:rPr>
                <w:noProof/>
                <w:webHidden/>
              </w:rPr>
            </w:r>
            <w:r>
              <w:rPr>
                <w:noProof/>
                <w:webHidden/>
              </w:rPr>
              <w:fldChar w:fldCharType="separate"/>
            </w:r>
            <w:r>
              <w:rPr>
                <w:noProof/>
                <w:webHidden/>
              </w:rPr>
              <w:t>29</w:t>
            </w:r>
            <w:r>
              <w:rPr>
                <w:noProof/>
                <w:webHidden/>
              </w:rPr>
              <w:fldChar w:fldCharType="end"/>
            </w:r>
          </w:hyperlink>
        </w:p>
        <w:p w14:paraId="6F03CECC" w14:textId="549F5006" w:rsidR="00507EE1" w:rsidRDefault="00507EE1">
          <w:pPr>
            <w:pStyle w:val="TOC2"/>
            <w:tabs>
              <w:tab w:val="left" w:pos="960"/>
              <w:tab w:val="right" w:leader="dot" w:pos="9062"/>
            </w:tabs>
            <w:rPr>
              <w:rFonts w:eastAsiaTheme="minorEastAsia"/>
              <w:noProof/>
              <w:lang w:eastAsia="nl-NL"/>
            </w:rPr>
          </w:pPr>
          <w:hyperlink w:anchor="_Toc224207886" w:history="1">
            <w:r w:rsidRPr="00803A0A">
              <w:rPr>
                <w:rStyle w:val="Hyperlink"/>
                <w:noProof/>
              </w:rPr>
              <w:t>7.4</w:t>
            </w:r>
            <w:r>
              <w:rPr>
                <w:rFonts w:eastAsiaTheme="minorEastAsia"/>
                <w:noProof/>
                <w:lang w:eastAsia="nl-NL"/>
              </w:rPr>
              <w:tab/>
            </w:r>
            <w:r w:rsidRPr="00803A0A">
              <w:rPr>
                <w:rStyle w:val="Hyperlink"/>
                <w:noProof/>
              </w:rPr>
              <w:t>Communicatie</w:t>
            </w:r>
            <w:r>
              <w:rPr>
                <w:noProof/>
                <w:webHidden/>
              </w:rPr>
              <w:tab/>
            </w:r>
            <w:r>
              <w:rPr>
                <w:noProof/>
                <w:webHidden/>
              </w:rPr>
              <w:fldChar w:fldCharType="begin"/>
            </w:r>
            <w:r>
              <w:rPr>
                <w:noProof/>
                <w:webHidden/>
              </w:rPr>
              <w:instrText xml:space="preserve"> PAGEREF _Toc224207886 \h </w:instrText>
            </w:r>
            <w:r>
              <w:rPr>
                <w:noProof/>
                <w:webHidden/>
              </w:rPr>
            </w:r>
            <w:r>
              <w:rPr>
                <w:noProof/>
                <w:webHidden/>
              </w:rPr>
              <w:fldChar w:fldCharType="separate"/>
            </w:r>
            <w:r>
              <w:rPr>
                <w:noProof/>
                <w:webHidden/>
              </w:rPr>
              <w:t>29</w:t>
            </w:r>
            <w:r>
              <w:rPr>
                <w:noProof/>
                <w:webHidden/>
              </w:rPr>
              <w:fldChar w:fldCharType="end"/>
            </w:r>
          </w:hyperlink>
        </w:p>
        <w:p w14:paraId="00214A32" w14:textId="3B8C57A5" w:rsidR="00507EE1" w:rsidRDefault="00507EE1">
          <w:pPr>
            <w:pStyle w:val="TOC2"/>
            <w:tabs>
              <w:tab w:val="left" w:pos="960"/>
              <w:tab w:val="right" w:leader="dot" w:pos="9062"/>
            </w:tabs>
            <w:rPr>
              <w:rFonts w:eastAsiaTheme="minorEastAsia"/>
              <w:noProof/>
              <w:lang w:eastAsia="nl-NL"/>
            </w:rPr>
          </w:pPr>
          <w:hyperlink w:anchor="_Toc224207887" w:history="1">
            <w:r w:rsidRPr="00803A0A">
              <w:rPr>
                <w:rStyle w:val="Hyperlink"/>
                <w:noProof/>
              </w:rPr>
              <w:t>7.5</w:t>
            </w:r>
            <w:r>
              <w:rPr>
                <w:rFonts w:eastAsiaTheme="minorEastAsia"/>
                <w:noProof/>
                <w:lang w:eastAsia="nl-NL"/>
              </w:rPr>
              <w:tab/>
            </w:r>
            <w:r w:rsidRPr="00803A0A">
              <w:rPr>
                <w:rStyle w:val="Hyperlink"/>
                <w:noProof/>
              </w:rPr>
              <w:t>Gedocumenteerde informatie</w:t>
            </w:r>
            <w:r>
              <w:rPr>
                <w:noProof/>
                <w:webHidden/>
              </w:rPr>
              <w:tab/>
            </w:r>
            <w:r>
              <w:rPr>
                <w:noProof/>
                <w:webHidden/>
              </w:rPr>
              <w:fldChar w:fldCharType="begin"/>
            </w:r>
            <w:r>
              <w:rPr>
                <w:noProof/>
                <w:webHidden/>
              </w:rPr>
              <w:instrText xml:space="preserve"> PAGEREF _Toc224207887 \h </w:instrText>
            </w:r>
            <w:r>
              <w:rPr>
                <w:noProof/>
                <w:webHidden/>
              </w:rPr>
            </w:r>
            <w:r>
              <w:rPr>
                <w:noProof/>
                <w:webHidden/>
              </w:rPr>
              <w:fldChar w:fldCharType="separate"/>
            </w:r>
            <w:r>
              <w:rPr>
                <w:noProof/>
                <w:webHidden/>
              </w:rPr>
              <w:t>30</w:t>
            </w:r>
            <w:r>
              <w:rPr>
                <w:noProof/>
                <w:webHidden/>
              </w:rPr>
              <w:fldChar w:fldCharType="end"/>
            </w:r>
          </w:hyperlink>
        </w:p>
        <w:p w14:paraId="18280ACD" w14:textId="4F00A381" w:rsidR="00507EE1" w:rsidRDefault="00507EE1">
          <w:pPr>
            <w:pStyle w:val="TOC3"/>
            <w:tabs>
              <w:tab w:val="left" w:pos="1440"/>
              <w:tab w:val="right" w:leader="dot" w:pos="9062"/>
            </w:tabs>
            <w:rPr>
              <w:rFonts w:eastAsiaTheme="minorEastAsia"/>
              <w:noProof/>
              <w:lang w:eastAsia="nl-NL"/>
            </w:rPr>
          </w:pPr>
          <w:hyperlink w:anchor="_Toc224207888" w:history="1">
            <w:r w:rsidRPr="00803A0A">
              <w:rPr>
                <w:rStyle w:val="Hyperlink"/>
                <w:noProof/>
              </w:rPr>
              <w:t>7.5.1</w:t>
            </w:r>
            <w:r>
              <w:rPr>
                <w:rFonts w:eastAsiaTheme="minorEastAsia"/>
                <w:noProof/>
                <w:lang w:eastAsia="nl-NL"/>
              </w:rPr>
              <w:tab/>
            </w:r>
            <w:r w:rsidRPr="00803A0A">
              <w:rPr>
                <w:rStyle w:val="Hyperlink"/>
                <w:noProof/>
              </w:rPr>
              <w:t>Algemeen</w:t>
            </w:r>
            <w:r>
              <w:rPr>
                <w:noProof/>
                <w:webHidden/>
              </w:rPr>
              <w:tab/>
            </w:r>
            <w:r>
              <w:rPr>
                <w:noProof/>
                <w:webHidden/>
              </w:rPr>
              <w:fldChar w:fldCharType="begin"/>
            </w:r>
            <w:r>
              <w:rPr>
                <w:noProof/>
                <w:webHidden/>
              </w:rPr>
              <w:instrText xml:space="preserve"> PAGEREF _Toc224207888 \h </w:instrText>
            </w:r>
            <w:r>
              <w:rPr>
                <w:noProof/>
                <w:webHidden/>
              </w:rPr>
            </w:r>
            <w:r>
              <w:rPr>
                <w:noProof/>
                <w:webHidden/>
              </w:rPr>
              <w:fldChar w:fldCharType="separate"/>
            </w:r>
            <w:r>
              <w:rPr>
                <w:noProof/>
                <w:webHidden/>
              </w:rPr>
              <w:t>30</w:t>
            </w:r>
            <w:r>
              <w:rPr>
                <w:noProof/>
                <w:webHidden/>
              </w:rPr>
              <w:fldChar w:fldCharType="end"/>
            </w:r>
          </w:hyperlink>
        </w:p>
        <w:p w14:paraId="53331B83" w14:textId="5AB42E5A" w:rsidR="00507EE1" w:rsidRDefault="00507EE1">
          <w:pPr>
            <w:pStyle w:val="TOC3"/>
            <w:tabs>
              <w:tab w:val="left" w:pos="1440"/>
              <w:tab w:val="right" w:leader="dot" w:pos="9062"/>
            </w:tabs>
            <w:rPr>
              <w:rFonts w:eastAsiaTheme="minorEastAsia"/>
              <w:noProof/>
              <w:lang w:eastAsia="nl-NL"/>
            </w:rPr>
          </w:pPr>
          <w:hyperlink w:anchor="_Toc224207889" w:history="1">
            <w:r w:rsidRPr="00803A0A">
              <w:rPr>
                <w:rStyle w:val="Hyperlink"/>
                <w:noProof/>
              </w:rPr>
              <w:t>7.5.2</w:t>
            </w:r>
            <w:r>
              <w:rPr>
                <w:rFonts w:eastAsiaTheme="minorEastAsia"/>
                <w:noProof/>
                <w:lang w:eastAsia="nl-NL"/>
              </w:rPr>
              <w:tab/>
            </w:r>
            <w:r w:rsidRPr="00803A0A">
              <w:rPr>
                <w:rStyle w:val="Hyperlink"/>
                <w:noProof/>
              </w:rPr>
              <w:t>Creëren en actualiseren</w:t>
            </w:r>
            <w:r>
              <w:rPr>
                <w:noProof/>
                <w:webHidden/>
              </w:rPr>
              <w:tab/>
            </w:r>
            <w:r>
              <w:rPr>
                <w:noProof/>
                <w:webHidden/>
              </w:rPr>
              <w:fldChar w:fldCharType="begin"/>
            </w:r>
            <w:r>
              <w:rPr>
                <w:noProof/>
                <w:webHidden/>
              </w:rPr>
              <w:instrText xml:space="preserve"> PAGEREF _Toc224207889 \h </w:instrText>
            </w:r>
            <w:r>
              <w:rPr>
                <w:noProof/>
                <w:webHidden/>
              </w:rPr>
            </w:r>
            <w:r>
              <w:rPr>
                <w:noProof/>
                <w:webHidden/>
              </w:rPr>
              <w:fldChar w:fldCharType="separate"/>
            </w:r>
            <w:r>
              <w:rPr>
                <w:noProof/>
                <w:webHidden/>
              </w:rPr>
              <w:t>30</w:t>
            </w:r>
            <w:r>
              <w:rPr>
                <w:noProof/>
                <w:webHidden/>
              </w:rPr>
              <w:fldChar w:fldCharType="end"/>
            </w:r>
          </w:hyperlink>
        </w:p>
        <w:p w14:paraId="6AB34BE8" w14:textId="6F5A0D9B" w:rsidR="00507EE1" w:rsidRDefault="00507EE1">
          <w:pPr>
            <w:pStyle w:val="TOC3"/>
            <w:tabs>
              <w:tab w:val="left" w:pos="1440"/>
              <w:tab w:val="right" w:leader="dot" w:pos="9062"/>
            </w:tabs>
            <w:rPr>
              <w:rFonts w:eastAsiaTheme="minorEastAsia"/>
              <w:noProof/>
              <w:lang w:eastAsia="nl-NL"/>
            </w:rPr>
          </w:pPr>
          <w:hyperlink w:anchor="_Toc224207890" w:history="1">
            <w:r w:rsidRPr="00803A0A">
              <w:rPr>
                <w:rStyle w:val="Hyperlink"/>
                <w:noProof/>
              </w:rPr>
              <w:t>7.5.3</w:t>
            </w:r>
            <w:r>
              <w:rPr>
                <w:rFonts w:eastAsiaTheme="minorEastAsia"/>
                <w:noProof/>
                <w:lang w:eastAsia="nl-NL"/>
              </w:rPr>
              <w:tab/>
            </w:r>
            <w:r w:rsidRPr="00803A0A">
              <w:rPr>
                <w:rStyle w:val="Hyperlink"/>
                <w:noProof/>
              </w:rPr>
              <w:t>Beheer van IMS-documenten</w:t>
            </w:r>
            <w:r>
              <w:rPr>
                <w:noProof/>
                <w:webHidden/>
              </w:rPr>
              <w:tab/>
            </w:r>
            <w:r>
              <w:rPr>
                <w:noProof/>
                <w:webHidden/>
              </w:rPr>
              <w:fldChar w:fldCharType="begin"/>
            </w:r>
            <w:r>
              <w:rPr>
                <w:noProof/>
                <w:webHidden/>
              </w:rPr>
              <w:instrText xml:space="preserve"> PAGEREF _Toc224207890 \h </w:instrText>
            </w:r>
            <w:r>
              <w:rPr>
                <w:noProof/>
                <w:webHidden/>
              </w:rPr>
            </w:r>
            <w:r>
              <w:rPr>
                <w:noProof/>
                <w:webHidden/>
              </w:rPr>
              <w:fldChar w:fldCharType="separate"/>
            </w:r>
            <w:r>
              <w:rPr>
                <w:noProof/>
                <w:webHidden/>
              </w:rPr>
              <w:t>30</w:t>
            </w:r>
            <w:r>
              <w:rPr>
                <w:noProof/>
                <w:webHidden/>
              </w:rPr>
              <w:fldChar w:fldCharType="end"/>
            </w:r>
          </w:hyperlink>
        </w:p>
        <w:p w14:paraId="7B73F518" w14:textId="73A300CD" w:rsidR="00507EE1" w:rsidRDefault="00507EE1">
          <w:pPr>
            <w:pStyle w:val="TOC1"/>
            <w:tabs>
              <w:tab w:val="left" w:pos="480"/>
              <w:tab w:val="right" w:leader="dot" w:pos="9062"/>
            </w:tabs>
            <w:rPr>
              <w:rFonts w:eastAsiaTheme="minorEastAsia"/>
              <w:noProof/>
              <w:lang w:eastAsia="nl-NL"/>
            </w:rPr>
          </w:pPr>
          <w:hyperlink w:anchor="_Toc224207891" w:history="1">
            <w:r w:rsidRPr="00803A0A">
              <w:rPr>
                <w:rStyle w:val="Hyperlink"/>
                <w:noProof/>
              </w:rPr>
              <w:t>8</w:t>
            </w:r>
            <w:r>
              <w:rPr>
                <w:rFonts w:eastAsiaTheme="minorEastAsia"/>
                <w:noProof/>
                <w:lang w:eastAsia="nl-NL"/>
              </w:rPr>
              <w:tab/>
            </w:r>
            <w:r w:rsidRPr="00803A0A">
              <w:rPr>
                <w:rStyle w:val="Hyperlink"/>
                <w:noProof/>
              </w:rPr>
              <w:t>Uitvoering</w:t>
            </w:r>
            <w:r>
              <w:rPr>
                <w:noProof/>
                <w:webHidden/>
              </w:rPr>
              <w:tab/>
            </w:r>
            <w:r>
              <w:rPr>
                <w:noProof/>
                <w:webHidden/>
              </w:rPr>
              <w:fldChar w:fldCharType="begin"/>
            </w:r>
            <w:r>
              <w:rPr>
                <w:noProof/>
                <w:webHidden/>
              </w:rPr>
              <w:instrText xml:space="preserve"> PAGEREF _Toc224207891 \h </w:instrText>
            </w:r>
            <w:r>
              <w:rPr>
                <w:noProof/>
                <w:webHidden/>
              </w:rPr>
            </w:r>
            <w:r>
              <w:rPr>
                <w:noProof/>
                <w:webHidden/>
              </w:rPr>
              <w:fldChar w:fldCharType="separate"/>
            </w:r>
            <w:r>
              <w:rPr>
                <w:noProof/>
                <w:webHidden/>
              </w:rPr>
              <w:t>30</w:t>
            </w:r>
            <w:r>
              <w:rPr>
                <w:noProof/>
                <w:webHidden/>
              </w:rPr>
              <w:fldChar w:fldCharType="end"/>
            </w:r>
          </w:hyperlink>
        </w:p>
        <w:p w14:paraId="2A8E968D" w14:textId="16B2F4DC" w:rsidR="00507EE1" w:rsidRDefault="00507EE1">
          <w:pPr>
            <w:pStyle w:val="TOC2"/>
            <w:tabs>
              <w:tab w:val="left" w:pos="960"/>
              <w:tab w:val="right" w:leader="dot" w:pos="9062"/>
            </w:tabs>
            <w:rPr>
              <w:rFonts w:eastAsiaTheme="minorEastAsia"/>
              <w:noProof/>
              <w:lang w:eastAsia="nl-NL"/>
            </w:rPr>
          </w:pPr>
          <w:hyperlink w:anchor="_Toc224207892" w:history="1">
            <w:r w:rsidRPr="00803A0A">
              <w:rPr>
                <w:rStyle w:val="Hyperlink"/>
                <w:noProof/>
              </w:rPr>
              <w:t>8.1</w:t>
            </w:r>
            <w:r>
              <w:rPr>
                <w:rFonts w:eastAsiaTheme="minorEastAsia"/>
                <w:noProof/>
                <w:lang w:eastAsia="nl-NL"/>
              </w:rPr>
              <w:tab/>
            </w:r>
            <w:r w:rsidRPr="00803A0A">
              <w:rPr>
                <w:rStyle w:val="Hyperlink"/>
                <w:noProof/>
              </w:rPr>
              <w:t>Operationele planning en beheersing</w:t>
            </w:r>
            <w:r>
              <w:rPr>
                <w:noProof/>
                <w:webHidden/>
              </w:rPr>
              <w:tab/>
            </w:r>
            <w:r>
              <w:rPr>
                <w:noProof/>
                <w:webHidden/>
              </w:rPr>
              <w:fldChar w:fldCharType="begin"/>
            </w:r>
            <w:r>
              <w:rPr>
                <w:noProof/>
                <w:webHidden/>
              </w:rPr>
              <w:instrText xml:space="preserve"> PAGEREF _Toc224207892 \h </w:instrText>
            </w:r>
            <w:r>
              <w:rPr>
                <w:noProof/>
                <w:webHidden/>
              </w:rPr>
            </w:r>
            <w:r>
              <w:rPr>
                <w:noProof/>
                <w:webHidden/>
              </w:rPr>
              <w:fldChar w:fldCharType="separate"/>
            </w:r>
            <w:r>
              <w:rPr>
                <w:noProof/>
                <w:webHidden/>
              </w:rPr>
              <w:t>30</w:t>
            </w:r>
            <w:r>
              <w:rPr>
                <w:noProof/>
                <w:webHidden/>
              </w:rPr>
              <w:fldChar w:fldCharType="end"/>
            </w:r>
          </w:hyperlink>
        </w:p>
        <w:p w14:paraId="3B326A60" w14:textId="407E196C" w:rsidR="00507EE1" w:rsidRDefault="00507EE1">
          <w:pPr>
            <w:pStyle w:val="TOC3"/>
            <w:tabs>
              <w:tab w:val="left" w:pos="1440"/>
              <w:tab w:val="right" w:leader="dot" w:pos="9062"/>
            </w:tabs>
            <w:rPr>
              <w:rFonts w:eastAsiaTheme="minorEastAsia"/>
              <w:noProof/>
              <w:lang w:eastAsia="nl-NL"/>
            </w:rPr>
          </w:pPr>
          <w:hyperlink w:anchor="_Toc224207893" w:history="1">
            <w:r w:rsidRPr="00803A0A">
              <w:rPr>
                <w:rStyle w:val="Hyperlink"/>
                <w:noProof/>
              </w:rPr>
              <w:t>8.1.1</w:t>
            </w:r>
            <w:r>
              <w:rPr>
                <w:rFonts w:eastAsiaTheme="minorEastAsia"/>
                <w:noProof/>
                <w:lang w:eastAsia="nl-NL"/>
              </w:rPr>
              <w:tab/>
            </w:r>
            <w:r w:rsidRPr="00803A0A">
              <w:rPr>
                <w:rStyle w:val="Hyperlink"/>
                <w:noProof/>
              </w:rPr>
              <w:t>Adresseren van de doelstellingen</w:t>
            </w:r>
            <w:r>
              <w:rPr>
                <w:noProof/>
                <w:webHidden/>
              </w:rPr>
              <w:tab/>
            </w:r>
            <w:r>
              <w:rPr>
                <w:noProof/>
                <w:webHidden/>
              </w:rPr>
              <w:fldChar w:fldCharType="begin"/>
            </w:r>
            <w:r>
              <w:rPr>
                <w:noProof/>
                <w:webHidden/>
              </w:rPr>
              <w:instrText xml:space="preserve"> PAGEREF _Toc224207893 \h </w:instrText>
            </w:r>
            <w:r>
              <w:rPr>
                <w:noProof/>
                <w:webHidden/>
              </w:rPr>
            </w:r>
            <w:r>
              <w:rPr>
                <w:noProof/>
                <w:webHidden/>
              </w:rPr>
              <w:fldChar w:fldCharType="separate"/>
            </w:r>
            <w:r>
              <w:rPr>
                <w:noProof/>
                <w:webHidden/>
              </w:rPr>
              <w:t>31</w:t>
            </w:r>
            <w:r>
              <w:rPr>
                <w:noProof/>
                <w:webHidden/>
              </w:rPr>
              <w:fldChar w:fldCharType="end"/>
            </w:r>
          </w:hyperlink>
        </w:p>
        <w:p w14:paraId="1827C5D6" w14:textId="271DA86E" w:rsidR="00507EE1" w:rsidRDefault="00507EE1">
          <w:pPr>
            <w:pStyle w:val="TOC2"/>
            <w:tabs>
              <w:tab w:val="left" w:pos="960"/>
              <w:tab w:val="right" w:leader="dot" w:pos="9062"/>
            </w:tabs>
            <w:rPr>
              <w:rFonts w:eastAsiaTheme="minorEastAsia"/>
              <w:noProof/>
              <w:lang w:eastAsia="nl-NL"/>
            </w:rPr>
          </w:pPr>
          <w:hyperlink w:anchor="_Toc224207894" w:history="1">
            <w:r w:rsidRPr="00803A0A">
              <w:rPr>
                <w:rStyle w:val="Hyperlink"/>
                <w:noProof/>
              </w:rPr>
              <w:t>8.2</w:t>
            </w:r>
            <w:r>
              <w:rPr>
                <w:rFonts w:eastAsiaTheme="minorEastAsia"/>
                <w:noProof/>
                <w:lang w:eastAsia="nl-NL"/>
              </w:rPr>
              <w:tab/>
            </w:r>
            <w:r w:rsidRPr="00803A0A">
              <w:rPr>
                <w:rStyle w:val="Hyperlink"/>
                <w:noProof/>
              </w:rPr>
              <w:t>Risicobeoordeling</w:t>
            </w:r>
            <w:r>
              <w:rPr>
                <w:noProof/>
                <w:webHidden/>
              </w:rPr>
              <w:tab/>
            </w:r>
            <w:r>
              <w:rPr>
                <w:noProof/>
                <w:webHidden/>
              </w:rPr>
              <w:fldChar w:fldCharType="begin"/>
            </w:r>
            <w:r>
              <w:rPr>
                <w:noProof/>
                <w:webHidden/>
              </w:rPr>
              <w:instrText xml:space="preserve"> PAGEREF _Toc224207894 \h </w:instrText>
            </w:r>
            <w:r>
              <w:rPr>
                <w:noProof/>
                <w:webHidden/>
              </w:rPr>
            </w:r>
            <w:r>
              <w:rPr>
                <w:noProof/>
                <w:webHidden/>
              </w:rPr>
              <w:fldChar w:fldCharType="separate"/>
            </w:r>
            <w:r>
              <w:rPr>
                <w:noProof/>
                <w:webHidden/>
              </w:rPr>
              <w:t>31</w:t>
            </w:r>
            <w:r>
              <w:rPr>
                <w:noProof/>
                <w:webHidden/>
              </w:rPr>
              <w:fldChar w:fldCharType="end"/>
            </w:r>
          </w:hyperlink>
        </w:p>
        <w:p w14:paraId="48DD57DE" w14:textId="3E4766BF" w:rsidR="00507EE1" w:rsidRDefault="00507EE1">
          <w:pPr>
            <w:pStyle w:val="TOC3"/>
            <w:tabs>
              <w:tab w:val="left" w:pos="1440"/>
              <w:tab w:val="right" w:leader="dot" w:pos="9062"/>
            </w:tabs>
            <w:rPr>
              <w:rFonts w:eastAsiaTheme="minorEastAsia"/>
              <w:noProof/>
              <w:lang w:eastAsia="nl-NL"/>
            </w:rPr>
          </w:pPr>
          <w:hyperlink w:anchor="_Toc224207895" w:history="1">
            <w:r w:rsidRPr="00803A0A">
              <w:rPr>
                <w:rStyle w:val="Hyperlink"/>
                <w:noProof/>
              </w:rPr>
              <w:t>8.2.1</w:t>
            </w:r>
            <w:r>
              <w:rPr>
                <w:rFonts w:eastAsiaTheme="minorEastAsia"/>
                <w:noProof/>
                <w:lang w:eastAsia="nl-NL"/>
              </w:rPr>
              <w:tab/>
            </w:r>
            <w:r w:rsidRPr="00803A0A">
              <w:rPr>
                <w:rStyle w:val="Hyperlink"/>
                <w:noProof/>
              </w:rPr>
              <w:t>Strategische risicoanalyse</w:t>
            </w:r>
            <w:r>
              <w:rPr>
                <w:noProof/>
                <w:webHidden/>
              </w:rPr>
              <w:tab/>
            </w:r>
            <w:r>
              <w:rPr>
                <w:noProof/>
                <w:webHidden/>
              </w:rPr>
              <w:fldChar w:fldCharType="begin"/>
            </w:r>
            <w:r>
              <w:rPr>
                <w:noProof/>
                <w:webHidden/>
              </w:rPr>
              <w:instrText xml:space="preserve"> PAGEREF _Toc224207895 \h </w:instrText>
            </w:r>
            <w:r>
              <w:rPr>
                <w:noProof/>
                <w:webHidden/>
              </w:rPr>
            </w:r>
            <w:r>
              <w:rPr>
                <w:noProof/>
                <w:webHidden/>
              </w:rPr>
              <w:fldChar w:fldCharType="separate"/>
            </w:r>
            <w:r>
              <w:rPr>
                <w:noProof/>
                <w:webHidden/>
              </w:rPr>
              <w:t>31</w:t>
            </w:r>
            <w:r>
              <w:rPr>
                <w:noProof/>
                <w:webHidden/>
              </w:rPr>
              <w:fldChar w:fldCharType="end"/>
            </w:r>
          </w:hyperlink>
        </w:p>
        <w:p w14:paraId="6E80B12B" w14:textId="569C37B3" w:rsidR="00507EE1" w:rsidRDefault="00507EE1">
          <w:pPr>
            <w:pStyle w:val="TOC3"/>
            <w:tabs>
              <w:tab w:val="left" w:pos="1440"/>
              <w:tab w:val="right" w:leader="dot" w:pos="9062"/>
            </w:tabs>
            <w:rPr>
              <w:rFonts w:eastAsiaTheme="minorEastAsia"/>
              <w:noProof/>
              <w:lang w:eastAsia="nl-NL"/>
            </w:rPr>
          </w:pPr>
          <w:hyperlink w:anchor="_Toc224207896" w:history="1">
            <w:r w:rsidRPr="00803A0A">
              <w:rPr>
                <w:rStyle w:val="Hyperlink"/>
                <w:noProof/>
              </w:rPr>
              <w:t>8.2.2</w:t>
            </w:r>
            <w:r>
              <w:rPr>
                <w:rFonts w:eastAsiaTheme="minorEastAsia"/>
                <w:noProof/>
                <w:lang w:eastAsia="nl-NL"/>
              </w:rPr>
              <w:tab/>
            </w:r>
            <w:r w:rsidRPr="00803A0A">
              <w:rPr>
                <w:rStyle w:val="Hyperlink"/>
                <w:noProof/>
              </w:rPr>
              <w:t>Operationele risicoanalyse</w:t>
            </w:r>
            <w:r>
              <w:rPr>
                <w:noProof/>
                <w:webHidden/>
              </w:rPr>
              <w:tab/>
            </w:r>
            <w:r>
              <w:rPr>
                <w:noProof/>
                <w:webHidden/>
              </w:rPr>
              <w:fldChar w:fldCharType="begin"/>
            </w:r>
            <w:r>
              <w:rPr>
                <w:noProof/>
                <w:webHidden/>
              </w:rPr>
              <w:instrText xml:space="preserve"> PAGEREF _Toc224207896 \h </w:instrText>
            </w:r>
            <w:r>
              <w:rPr>
                <w:noProof/>
                <w:webHidden/>
              </w:rPr>
            </w:r>
            <w:r>
              <w:rPr>
                <w:noProof/>
                <w:webHidden/>
              </w:rPr>
              <w:fldChar w:fldCharType="separate"/>
            </w:r>
            <w:r>
              <w:rPr>
                <w:noProof/>
                <w:webHidden/>
              </w:rPr>
              <w:t>32</w:t>
            </w:r>
            <w:r>
              <w:rPr>
                <w:noProof/>
                <w:webHidden/>
              </w:rPr>
              <w:fldChar w:fldCharType="end"/>
            </w:r>
          </w:hyperlink>
        </w:p>
        <w:p w14:paraId="5A19B070" w14:textId="3BE0101F" w:rsidR="00507EE1" w:rsidRDefault="00507EE1">
          <w:pPr>
            <w:pStyle w:val="TOC3"/>
            <w:tabs>
              <w:tab w:val="left" w:pos="1440"/>
              <w:tab w:val="right" w:leader="dot" w:pos="9062"/>
            </w:tabs>
            <w:rPr>
              <w:rFonts w:eastAsiaTheme="minorEastAsia"/>
              <w:noProof/>
              <w:lang w:eastAsia="nl-NL"/>
            </w:rPr>
          </w:pPr>
          <w:hyperlink w:anchor="_Toc224207897" w:history="1">
            <w:r w:rsidRPr="00803A0A">
              <w:rPr>
                <w:rStyle w:val="Hyperlink"/>
                <w:noProof/>
              </w:rPr>
              <w:t>8.2.3</w:t>
            </w:r>
            <w:r>
              <w:rPr>
                <w:rFonts w:eastAsiaTheme="minorEastAsia"/>
                <w:noProof/>
                <w:lang w:eastAsia="nl-NL"/>
              </w:rPr>
              <w:tab/>
            </w:r>
            <w:r w:rsidRPr="00803A0A">
              <w:rPr>
                <w:rStyle w:val="Hyperlink"/>
                <w:noProof/>
              </w:rPr>
              <w:t>DPIA’s</w:t>
            </w:r>
            <w:r>
              <w:rPr>
                <w:noProof/>
                <w:webHidden/>
              </w:rPr>
              <w:tab/>
            </w:r>
            <w:r>
              <w:rPr>
                <w:noProof/>
                <w:webHidden/>
              </w:rPr>
              <w:fldChar w:fldCharType="begin"/>
            </w:r>
            <w:r>
              <w:rPr>
                <w:noProof/>
                <w:webHidden/>
              </w:rPr>
              <w:instrText xml:space="preserve"> PAGEREF _Toc224207897 \h </w:instrText>
            </w:r>
            <w:r>
              <w:rPr>
                <w:noProof/>
                <w:webHidden/>
              </w:rPr>
            </w:r>
            <w:r>
              <w:rPr>
                <w:noProof/>
                <w:webHidden/>
              </w:rPr>
              <w:fldChar w:fldCharType="separate"/>
            </w:r>
            <w:r>
              <w:rPr>
                <w:noProof/>
                <w:webHidden/>
              </w:rPr>
              <w:t>32</w:t>
            </w:r>
            <w:r>
              <w:rPr>
                <w:noProof/>
                <w:webHidden/>
              </w:rPr>
              <w:fldChar w:fldCharType="end"/>
            </w:r>
          </w:hyperlink>
        </w:p>
        <w:p w14:paraId="26928F3B" w14:textId="664A9DE7" w:rsidR="00507EE1" w:rsidRDefault="00507EE1">
          <w:pPr>
            <w:pStyle w:val="TOC3"/>
            <w:tabs>
              <w:tab w:val="left" w:pos="1440"/>
              <w:tab w:val="right" w:leader="dot" w:pos="9062"/>
            </w:tabs>
            <w:rPr>
              <w:rFonts w:eastAsiaTheme="minorEastAsia"/>
              <w:noProof/>
              <w:lang w:eastAsia="nl-NL"/>
            </w:rPr>
          </w:pPr>
          <w:hyperlink w:anchor="_Toc224207898" w:history="1">
            <w:r w:rsidRPr="00803A0A">
              <w:rPr>
                <w:rStyle w:val="Hyperlink"/>
                <w:noProof/>
              </w:rPr>
              <w:t>8.2.4</w:t>
            </w:r>
            <w:r>
              <w:rPr>
                <w:rFonts w:eastAsiaTheme="minorEastAsia"/>
                <w:noProof/>
                <w:lang w:eastAsia="nl-NL"/>
              </w:rPr>
              <w:tab/>
            </w:r>
            <w:r w:rsidRPr="00803A0A">
              <w:rPr>
                <w:rStyle w:val="Hyperlink"/>
                <w:noProof/>
              </w:rPr>
              <w:t>Overige momenten voor een risicoanalyse</w:t>
            </w:r>
            <w:r>
              <w:rPr>
                <w:noProof/>
                <w:webHidden/>
              </w:rPr>
              <w:tab/>
            </w:r>
            <w:r>
              <w:rPr>
                <w:noProof/>
                <w:webHidden/>
              </w:rPr>
              <w:fldChar w:fldCharType="begin"/>
            </w:r>
            <w:r>
              <w:rPr>
                <w:noProof/>
                <w:webHidden/>
              </w:rPr>
              <w:instrText xml:space="preserve"> PAGEREF _Toc224207898 \h </w:instrText>
            </w:r>
            <w:r>
              <w:rPr>
                <w:noProof/>
                <w:webHidden/>
              </w:rPr>
            </w:r>
            <w:r>
              <w:rPr>
                <w:noProof/>
                <w:webHidden/>
              </w:rPr>
              <w:fldChar w:fldCharType="separate"/>
            </w:r>
            <w:r>
              <w:rPr>
                <w:noProof/>
                <w:webHidden/>
              </w:rPr>
              <w:t>32</w:t>
            </w:r>
            <w:r>
              <w:rPr>
                <w:noProof/>
                <w:webHidden/>
              </w:rPr>
              <w:fldChar w:fldCharType="end"/>
            </w:r>
          </w:hyperlink>
        </w:p>
        <w:p w14:paraId="5F8D9C67" w14:textId="13002816" w:rsidR="00507EE1" w:rsidRDefault="00507EE1">
          <w:pPr>
            <w:pStyle w:val="TOC2"/>
            <w:tabs>
              <w:tab w:val="left" w:pos="960"/>
              <w:tab w:val="right" w:leader="dot" w:pos="9062"/>
            </w:tabs>
            <w:rPr>
              <w:rFonts w:eastAsiaTheme="minorEastAsia"/>
              <w:noProof/>
              <w:lang w:eastAsia="nl-NL"/>
            </w:rPr>
          </w:pPr>
          <w:hyperlink w:anchor="_Toc224207899" w:history="1">
            <w:r w:rsidRPr="00803A0A">
              <w:rPr>
                <w:rStyle w:val="Hyperlink"/>
                <w:noProof/>
              </w:rPr>
              <w:t>8.3</w:t>
            </w:r>
            <w:r>
              <w:rPr>
                <w:rFonts w:eastAsiaTheme="minorEastAsia"/>
                <w:noProof/>
                <w:lang w:eastAsia="nl-NL"/>
              </w:rPr>
              <w:tab/>
            </w:r>
            <w:r w:rsidRPr="00803A0A">
              <w:rPr>
                <w:rStyle w:val="Hyperlink"/>
                <w:noProof/>
              </w:rPr>
              <w:t>Risicobereidheid</w:t>
            </w:r>
            <w:r>
              <w:rPr>
                <w:noProof/>
                <w:webHidden/>
              </w:rPr>
              <w:tab/>
            </w:r>
            <w:r>
              <w:rPr>
                <w:noProof/>
                <w:webHidden/>
              </w:rPr>
              <w:fldChar w:fldCharType="begin"/>
            </w:r>
            <w:r>
              <w:rPr>
                <w:noProof/>
                <w:webHidden/>
              </w:rPr>
              <w:instrText xml:space="preserve"> PAGEREF _Toc224207899 \h </w:instrText>
            </w:r>
            <w:r>
              <w:rPr>
                <w:noProof/>
                <w:webHidden/>
              </w:rPr>
            </w:r>
            <w:r>
              <w:rPr>
                <w:noProof/>
                <w:webHidden/>
              </w:rPr>
              <w:fldChar w:fldCharType="separate"/>
            </w:r>
            <w:r>
              <w:rPr>
                <w:noProof/>
                <w:webHidden/>
              </w:rPr>
              <w:t>32</w:t>
            </w:r>
            <w:r>
              <w:rPr>
                <w:noProof/>
                <w:webHidden/>
              </w:rPr>
              <w:fldChar w:fldCharType="end"/>
            </w:r>
          </w:hyperlink>
        </w:p>
        <w:p w14:paraId="56B610AE" w14:textId="34554B64" w:rsidR="00507EE1" w:rsidRDefault="00507EE1">
          <w:pPr>
            <w:pStyle w:val="TOC2"/>
            <w:tabs>
              <w:tab w:val="left" w:pos="960"/>
              <w:tab w:val="right" w:leader="dot" w:pos="9062"/>
            </w:tabs>
            <w:rPr>
              <w:rFonts w:eastAsiaTheme="minorEastAsia"/>
              <w:noProof/>
              <w:lang w:eastAsia="nl-NL"/>
            </w:rPr>
          </w:pPr>
          <w:hyperlink w:anchor="_Toc224207900" w:history="1">
            <w:r w:rsidRPr="00803A0A">
              <w:rPr>
                <w:rStyle w:val="Hyperlink"/>
                <w:noProof/>
              </w:rPr>
              <w:t>8.4</w:t>
            </w:r>
            <w:r>
              <w:rPr>
                <w:rFonts w:eastAsiaTheme="minorEastAsia"/>
                <w:noProof/>
                <w:lang w:eastAsia="nl-NL"/>
              </w:rPr>
              <w:tab/>
            </w:r>
            <w:r w:rsidRPr="00803A0A">
              <w:rPr>
                <w:rStyle w:val="Hyperlink"/>
                <w:noProof/>
              </w:rPr>
              <w:t>Risicobehandeling</w:t>
            </w:r>
            <w:r>
              <w:rPr>
                <w:noProof/>
                <w:webHidden/>
              </w:rPr>
              <w:tab/>
            </w:r>
            <w:r>
              <w:rPr>
                <w:noProof/>
                <w:webHidden/>
              </w:rPr>
              <w:fldChar w:fldCharType="begin"/>
            </w:r>
            <w:r>
              <w:rPr>
                <w:noProof/>
                <w:webHidden/>
              </w:rPr>
              <w:instrText xml:space="preserve"> PAGEREF _Toc224207900 \h </w:instrText>
            </w:r>
            <w:r>
              <w:rPr>
                <w:noProof/>
                <w:webHidden/>
              </w:rPr>
            </w:r>
            <w:r>
              <w:rPr>
                <w:noProof/>
                <w:webHidden/>
              </w:rPr>
              <w:fldChar w:fldCharType="separate"/>
            </w:r>
            <w:r>
              <w:rPr>
                <w:noProof/>
                <w:webHidden/>
              </w:rPr>
              <w:t>33</w:t>
            </w:r>
            <w:r>
              <w:rPr>
                <w:noProof/>
                <w:webHidden/>
              </w:rPr>
              <w:fldChar w:fldCharType="end"/>
            </w:r>
          </w:hyperlink>
        </w:p>
        <w:p w14:paraId="21AAC751" w14:textId="18A4574E" w:rsidR="00507EE1" w:rsidRDefault="00507EE1">
          <w:pPr>
            <w:pStyle w:val="TOC1"/>
            <w:tabs>
              <w:tab w:val="left" w:pos="480"/>
              <w:tab w:val="right" w:leader="dot" w:pos="9062"/>
            </w:tabs>
            <w:rPr>
              <w:rFonts w:eastAsiaTheme="minorEastAsia"/>
              <w:noProof/>
              <w:lang w:eastAsia="nl-NL"/>
            </w:rPr>
          </w:pPr>
          <w:hyperlink w:anchor="_Toc224207901" w:history="1">
            <w:r w:rsidRPr="00803A0A">
              <w:rPr>
                <w:rStyle w:val="Hyperlink"/>
                <w:noProof/>
              </w:rPr>
              <w:t>9</w:t>
            </w:r>
            <w:r>
              <w:rPr>
                <w:rFonts w:eastAsiaTheme="minorEastAsia"/>
                <w:noProof/>
                <w:lang w:eastAsia="nl-NL"/>
              </w:rPr>
              <w:tab/>
            </w:r>
            <w:r w:rsidRPr="00803A0A">
              <w:rPr>
                <w:rStyle w:val="Hyperlink"/>
                <w:noProof/>
              </w:rPr>
              <w:t>Evaluatie van de prestaties</w:t>
            </w:r>
            <w:r>
              <w:rPr>
                <w:noProof/>
                <w:webHidden/>
              </w:rPr>
              <w:tab/>
            </w:r>
            <w:r>
              <w:rPr>
                <w:noProof/>
                <w:webHidden/>
              </w:rPr>
              <w:fldChar w:fldCharType="begin"/>
            </w:r>
            <w:r>
              <w:rPr>
                <w:noProof/>
                <w:webHidden/>
              </w:rPr>
              <w:instrText xml:space="preserve"> PAGEREF _Toc224207901 \h </w:instrText>
            </w:r>
            <w:r>
              <w:rPr>
                <w:noProof/>
                <w:webHidden/>
              </w:rPr>
            </w:r>
            <w:r>
              <w:rPr>
                <w:noProof/>
                <w:webHidden/>
              </w:rPr>
              <w:fldChar w:fldCharType="separate"/>
            </w:r>
            <w:r>
              <w:rPr>
                <w:noProof/>
                <w:webHidden/>
              </w:rPr>
              <w:t>34</w:t>
            </w:r>
            <w:r>
              <w:rPr>
                <w:noProof/>
                <w:webHidden/>
              </w:rPr>
              <w:fldChar w:fldCharType="end"/>
            </w:r>
          </w:hyperlink>
        </w:p>
        <w:p w14:paraId="2FAD3BAE" w14:textId="2C782FA3" w:rsidR="00507EE1" w:rsidRDefault="00507EE1">
          <w:pPr>
            <w:pStyle w:val="TOC2"/>
            <w:tabs>
              <w:tab w:val="left" w:pos="960"/>
              <w:tab w:val="right" w:leader="dot" w:pos="9062"/>
            </w:tabs>
            <w:rPr>
              <w:rFonts w:eastAsiaTheme="minorEastAsia"/>
              <w:noProof/>
              <w:lang w:eastAsia="nl-NL"/>
            </w:rPr>
          </w:pPr>
          <w:hyperlink w:anchor="_Toc224207902" w:history="1">
            <w:r w:rsidRPr="00803A0A">
              <w:rPr>
                <w:rStyle w:val="Hyperlink"/>
                <w:noProof/>
              </w:rPr>
              <w:t>9.1</w:t>
            </w:r>
            <w:r>
              <w:rPr>
                <w:rFonts w:eastAsiaTheme="minorEastAsia"/>
                <w:noProof/>
                <w:lang w:eastAsia="nl-NL"/>
              </w:rPr>
              <w:tab/>
            </w:r>
            <w:r w:rsidRPr="00803A0A">
              <w:rPr>
                <w:rStyle w:val="Hyperlink"/>
                <w:noProof/>
              </w:rPr>
              <w:t>Monitoren, meten, analyseren en evalueren</w:t>
            </w:r>
            <w:r>
              <w:rPr>
                <w:noProof/>
                <w:webHidden/>
              </w:rPr>
              <w:tab/>
            </w:r>
            <w:r>
              <w:rPr>
                <w:noProof/>
                <w:webHidden/>
              </w:rPr>
              <w:fldChar w:fldCharType="begin"/>
            </w:r>
            <w:r>
              <w:rPr>
                <w:noProof/>
                <w:webHidden/>
              </w:rPr>
              <w:instrText xml:space="preserve"> PAGEREF _Toc224207902 \h </w:instrText>
            </w:r>
            <w:r>
              <w:rPr>
                <w:noProof/>
                <w:webHidden/>
              </w:rPr>
            </w:r>
            <w:r>
              <w:rPr>
                <w:noProof/>
                <w:webHidden/>
              </w:rPr>
              <w:fldChar w:fldCharType="separate"/>
            </w:r>
            <w:r>
              <w:rPr>
                <w:noProof/>
                <w:webHidden/>
              </w:rPr>
              <w:t>34</w:t>
            </w:r>
            <w:r>
              <w:rPr>
                <w:noProof/>
                <w:webHidden/>
              </w:rPr>
              <w:fldChar w:fldCharType="end"/>
            </w:r>
          </w:hyperlink>
        </w:p>
        <w:p w14:paraId="23D7401B" w14:textId="31319670" w:rsidR="00507EE1" w:rsidRDefault="00507EE1">
          <w:pPr>
            <w:pStyle w:val="TOC2"/>
            <w:tabs>
              <w:tab w:val="left" w:pos="960"/>
              <w:tab w:val="right" w:leader="dot" w:pos="9062"/>
            </w:tabs>
            <w:rPr>
              <w:rFonts w:eastAsiaTheme="minorEastAsia"/>
              <w:noProof/>
              <w:lang w:eastAsia="nl-NL"/>
            </w:rPr>
          </w:pPr>
          <w:hyperlink w:anchor="_Toc224207903" w:history="1">
            <w:r w:rsidRPr="00803A0A">
              <w:rPr>
                <w:rStyle w:val="Hyperlink"/>
                <w:noProof/>
              </w:rPr>
              <w:t>9.2</w:t>
            </w:r>
            <w:r>
              <w:rPr>
                <w:rFonts w:eastAsiaTheme="minorEastAsia"/>
                <w:noProof/>
                <w:lang w:eastAsia="nl-NL"/>
              </w:rPr>
              <w:tab/>
            </w:r>
            <w:r w:rsidRPr="00803A0A">
              <w:rPr>
                <w:rStyle w:val="Hyperlink"/>
                <w:noProof/>
              </w:rPr>
              <w:t>Interne audit</w:t>
            </w:r>
            <w:r>
              <w:rPr>
                <w:noProof/>
                <w:webHidden/>
              </w:rPr>
              <w:tab/>
            </w:r>
            <w:r>
              <w:rPr>
                <w:noProof/>
                <w:webHidden/>
              </w:rPr>
              <w:fldChar w:fldCharType="begin"/>
            </w:r>
            <w:r>
              <w:rPr>
                <w:noProof/>
                <w:webHidden/>
              </w:rPr>
              <w:instrText xml:space="preserve"> PAGEREF _Toc224207903 \h </w:instrText>
            </w:r>
            <w:r>
              <w:rPr>
                <w:noProof/>
                <w:webHidden/>
              </w:rPr>
            </w:r>
            <w:r>
              <w:rPr>
                <w:noProof/>
                <w:webHidden/>
              </w:rPr>
              <w:fldChar w:fldCharType="separate"/>
            </w:r>
            <w:r>
              <w:rPr>
                <w:noProof/>
                <w:webHidden/>
              </w:rPr>
              <w:t>34</w:t>
            </w:r>
            <w:r>
              <w:rPr>
                <w:noProof/>
                <w:webHidden/>
              </w:rPr>
              <w:fldChar w:fldCharType="end"/>
            </w:r>
          </w:hyperlink>
        </w:p>
        <w:p w14:paraId="13C300A3" w14:textId="00083372" w:rsidR="00507EE1" w:rsidRDefault="00507EE1">
          <w:pPr>
            <w:pStyle w:val="TOC2"/>
            <w:tabs>
              <w:tab w:val="left" w:pos="960"/>
              <w:tab w:val="right" w:leader="dot" w:pos="9062"/>
            </w:tabs>
            <w:rPr>
              <w:rFonts w:eastAsiaTheme="minorEastAsia"/>
              <w:noProof/>
              <w:lang w:eastAsia="nl-NL"/>
            </w:rPr>
          </w:pPr>
          <w:hyperlink w:anchor="_Toc224207904" w:history="1">
            <w:r w:rsidRPr="00803A0A">
              <w:rPr>
                <w:rStyle w:val="Hyperlink"/>
                <w:noProof/>
              </w:rPr>
              <w:t>9.3</w:t>
            </w:r>
            <w:r>
              <w:rPr>
                <w:rFonts w:eastAsiaTheme="minorEastAsia"/>
                <w:noProof/>
                <w:lang w:eastAsia="nl-NL"/>
              </w:rPr>
              <w:tab/>
            </w:r>
            <w:r w:rsidRPr="00803A0A">
              <w:rPr>
                <w:rStyle w:val="Hyperlink"/>
                <w:noProof/>
              </w:rPr>
              <w:t>Directiebeoordeling</w:t>
            </w:r>
            <w:r>
              <w:rPr>
                <w:noProof/>
                <w:webHidden/>
              </w:rPr>
              <w:tab/>
            </w:r>
            <w:r>
              <w:rPr>
                <w:noProof/>
                <w:webHidden/>
              </w:rPr>
              <w:fldChar w:fldCharType="begin"/>
            </w:r>
            <w:r>
              <w:rPr>
                <w:noProof/>
                <w:webHidden/>
              </w:rPr>
              <w:instrText xml:space="preserve"> PAGEREF _Toc224207904 \h </w:instrText>
            </w:r>
            <w:r>
              <w:rPr>
                <w:noProof/>
                <w:webHidden/>
              </w:rPr>
            </w:r>
            <w:r>
              <w:rPr>
                <w:noProof/>
                <w:webHidden/>
              </w:rPr>
              <w:fldChar w:fldCharType="separate"/>
            </w:r>
            <w:r>
              <w:rPr>
                <w:noProof/>
                <w:webHidden/>
              </w:rPr>
              <w:t>34</w:t>
            </w:r>
            <w:r>
              <w:rPr>
                <w:noProof/>
                <w:webHidden/>
              </w:rPr>
              <w:fldChar w:fldCharType="end"/>
            </w:r>
          </w:hyperlink>
        </w:p>
        <w:p w14:paraId="3AFC22DD" w14:textId="7F550BB1" w:rsidR="00507EE1" w:rsidRDefault="00507EE1">
          <w:pPr>
            <w:pStyle w:val="TOC1"/>
            <w:tabs>
              <w:tab w:val="left" w:pos="720"/>
              <w:tab w:val="right" w:leader="dot" w:pos="9062"/>
            </w:tabs>
            <w:rPr>
              <w:rFonts w:eastAsiaTheme="minorEastAsia"/>
              <w:noProof/>
              <w:lang w:eastAsia="nl-NL"/>
            </w:rPr>
          </w:pPr>
          <w:hyperlink w:anchor="_Toc224207905" w:history="1">
            <w:r w:rsidRPr="00803A0A">
              <w:rPr>
                <w:rStyle w:val="Hyperlink"/>
                <w:noProof/>
              </w:rPr>
              <w:t>10</w:t>
            </w:r>
            <w:r>
              <w:rPr>
                <w:rFonts w:eastAsiaTheme="minorEastAsia"/>
                <w:noProof/>
                <w:lang w:eastAsia="nl-NL"/>
              </w:rPr>
              <w:tab/>
            </w:r>
            <w:r w:rsidRPr="00803A0A">
              <w:rPr>
                <w:rStyle w:val="Hyperlink"/>
                <w:noProof/>
              </w:rPr>
              <w:t>Verbetering</w:t>
            </w:r>
            <w:r>
              <w:rPr>
                <w:noProof/>
                <w:webHidden/>
              </w:rPr>
              <w:tab/>
            </w:r>
            <w:r>
              <w:rPr>
                <w:noProof/>
                <w:webHidden/>
              </w:rPr>
              <w:fldChar w:fldCharType="begin"/>
            </w:r>
            <w:r>
              <w:rPr>
                <w:noProof/>
                <w:webHidden/>
              </w:rPr>
              <w:instrText xml:space="preserve"> PAGEREF _Toc224207905 \h </w:instrText>
            </w:r>
            <w:r>
              <w:rPr>
                <w:noProof/>
                <w:webHidden/>
              </w:rPr>
            </w:r>
            <w:r>
              <w:rPr>
                <w:noProof/>
                <w:webHidden/>
              </w:rPr>
              <w:fldChar w:fldCharType="separate"/>
            </w:r>
            <w:r>
              <w:rPr>
                <w:noProof/>
                <w:webHidden/>
              </w:rPr>
              <w:t>35</w:t>
            </w:r>
            <w:r>
              <w:rPr>
                <w:noProof/>
                <w:webHidden/>
              </w:rPr>
              <w:fldChar w:fldCharType="end"/>
            </w:r>
          </w:hyperlink>
        </w:p>
        <w:p w14:paraId="75D25438" w14:textId="4CE5C763" w:rsidR="00507EE1" w:rsidRDefault="00507EE1">
          <w:pPr>
            <w:pStyle w:val="TOC2"/>
            <w:tabs>
              <w:tab w:val="left" w:pos="960"/>
              <w:tab w:val="right" w:leader="dot" w:pos="9062"/>
            </w:tabs>
            <w:rPr>
              <w:rFonts w:eastAsiaTheme="minorEastAsia"/>
              <w:noProof/>
              <w:lang w:eastAsia="nl-NL"/>
            </w:rPr>
          </w:pPr>
          <w:hyperlink w:anchor="_Toc224207906" w:history="1">
            <w:r w:rsidRPr="00803A0A">
              <w:rPr>
                <w:rStyle w:val="Hyperlink"/>
                <w:noProof/>
              </w:rPr>
              <w:t>10.1</w:t>
            </w:r>
            <w:r>
              <w:rPr>
                <w:rFonts w:eastAsiaTheme="minorEastAsia"/>
                <w:noProof/>
                <w:lang w:eastAsia="nl-NL"/>
              </w:rPr>
              <w:tab/>
            </w:r>
            <w:r w:rsidRPr="00803A0A">
              <w:rPr>
                <w:rStyle w:val="Hyperlink"/>
                <w:noProof/>
              </w:rPr>
              <w:t>Afwijkingen en corrigerende maatregelen</w:t>
            </w:r>
            <w:r>
              <w:rPr>
                <w:noProof/>
                <w:webHidden/>
              </w:rPr>
              <w:tab/>
            </w:r>
            <w:r>
              <w:rPr>
                <w:noProof/>
                <w:webHidden/>
              </w:rPr>
              <w:fldChar w:fldCharType="begin"/>
            </w:r>
            <w:r>
              <w:rPr>
                <w:noProof/>
                <w:webHidden/>
              </w:rPr>
              <w:instrText xml:space="preserve"> PAGEREF _Toc224207906 \h </w:instrText>
            </w:r>
            <w:r>
              <w:rPr>
                <w:noProof/>
                <w:webHidden/>
              </w:rPr>
            </w:r>
            <w:r>
              <w:rPr>
                <w:noProof/>
                <w:webHidden/>
              </w:rPr>
              <w:fldChar w:fldCharType="separate"/>
            </w:r>
            <w:r>
              <w:rPr>
                <w:noProof/>
                <w:webHidden/>
              </w:rPr>
              <w:t>35</w:t>
            </w:r>
            <w:r>
              <w:rPr>
                <w:noProof/>
                <w:webHidden/>
              </w:rPr>
              <w:fldChar w:fldCharType="end"/>
            </w:r>
          </w:hyperlink>
        </w:p>
        <w:p w14:paraId="20F5E3AE" w14:textId="0F20B026" w:rsidR="00507EE1" w:rsidRDefault="00507EE1">
          <w:pPr>
            <w:pStyle w:val="TOC2"/>
            <w:tabs>
              <w:tab w:val="left" w:pos="960"/>
              <w:tab w:val="right" w:leader="dot" w:pos="9062"/>
            </w:tabs>
            <w:rPr>
              <w:rFonts w:eastAsiaTheme="minorEastAsia"/>
              <w:noProof/>
              <w:lang w:eastAsia="nl-NL"/>
            </w:rPr>
          </w:pPr>
          <w:hyperlink w:anchor="_Toc224207907" w:history="1">
            <w:r w:rsidRPr="00803A0A">
              <w:rPr>
                <w:rStyle w:val="Hyperlink"/>
                <w:noProof/>
              </w:rPr>
              <w:t>10.2</w:t>
            </w:r>
            <w:r>
              <w:rPr>
                <w:rFonts w:eastAsiaTheme="minorEastAsia"/>
                <w:noProof/>
                <w:lang w:eastAsia="nl-NL"/>
              </w:rPr>
              <w:tab/>
            </w:r>
            <w:r w:rsidRPr="00803A0A">
              <w:rPr>
                <w:rStyle w:val="Hyperlink"/>
                <w:noProof/>
              </w:rPr>
              <w:t>Continue verbetering</w:t>
            </w:r>
            <w:r>
              <w:rPr>
                <w:noProof/>
                <w:webHidden/>
              </w:rPr>
              <w:tab/>
            </w:r>
            <w:r>
              <w:rPr>
                <w:noProof/>
                <w:webHidden/>
              </w:rPr>
              <w:fldChar w:fldCharType="begin"/>
            </w:r>
            <w:r>
              <w:rPr>
                <w:noProof/>
                <w:webHidden/>
              </w:rPr>
              <w:instrText xml:space="preserve"> PAGEREF _Toc224207907 \h </w:instrText>
            </w:r>
            <w:r>
              <w:rPr>
                <w:noProof/>
                <w:webHidden/>
              </w:rPr>
            </w:r>
            <w:r>
              <w:rPr>
                <w:noProof/>
                <w:webHidden/>
              </w:rPr>
              <w:fldChar w:fldCharType="separate"/>
            </w:r>
            <w:r>
              <w:rPr>
                <w:noProof/>
                <w:webHidden/>
              </w:rPr>
              <w:t>35</w:t>
            </w:r>
            <w:r>
              <w:rPr>
                <w:noProof/>
                <w:webHidden/>
              </w:rPr>
              <w:fldChar w:fldCharType="end"/>
            </w:r>
          </w:hyperlink>
        </w:p>
        <w:p w14:paraId="142C3D17" w14:textId="7CD78E6A" w:rsidR="00507EE1" w:rsidRDefault="00507EE1">
          <w:pPr>
            <w:pStyle w:val="TOC1"/>
            <w:tabs>
              <w:tab w:val="left" w:pos="720"/>
              <w:tab w:val="right" w:leader="dot" w:pos="9062"/>
            </w:tabs>
            <w:rPr>
              <w:rFonts w:eastAsiaTheme="minorEastAsia"/>
              <w:noProof/>
              <w:lang w:eastAsia="nl-NL"/>
            </w:rPr>
          </w:pPr>
          <w:hyperlink w:anchor="_Toc224207908" w:history="1">
            <w:r w:rsidRPr="00803A0A">
              <w:rPr>
                <w:rStyle w:val="Hyperlink"/>
                <w:noProof/>
              </w:rPr>
              <w:t>11</w:t>
            </w:r>
            <w:r>
              <w:rPr>
                <w:rFonts w:eastAsiaTheme="minorEastAsia"/>
                <w:noProof/>
                <w:lang w:eastAsia="nl-NL"/>
              </w:rPr>
              <w:tab/>
            </w:r>
            <w:r w:rsidRPr="00803A0A">
              <w:rPr>
                <w:rStyle w:val="Hyperlink"/>
                <w:noProof/>
              </w:rPr>
              <w:t>Bijlages</w:t>
            </w:r>
            <w:r>
              <w:rPr>
                <w:noProof/>
                <w:webHidden/>
              </w:rPr>
              <w:tab/>
            </w:r>
            <w:r>
              <w:rPr>
                <w:noProof/>
                <w:webHidden/>
              </w:rPr>
              <w:fldChar w:fldCharType="begin"/>
            </w:r>
            <w:r>
              <w:rPr>
                <w:noProof/>
                <w:webHidden/>
              </w:rPr>
              <w:instrText xml:space="preserve"> PAGEREF _Toc224207908 \h </w:instrText>
            </w:r>
            <w:r>
              <w:rPr>
                <w:noProof/>
                <w:webHidden/>
              </w:rPr>
            </w:r>
            <w:r>
              <w:rPr>
                <w:noProof/>
                <w:webHidden/>
              </w:rPr>
              <w:fldChar w:fldCharType="separate"/>
            </w:r>
            <w:r>
              <w:rPr>
                <w:noProof/>
                <w:webHidden/>
              </w:rPr>
              <w:t>36</w:t>
            </w:r>
            <w:r>
              <w:rPr>
                <w:noProof/>
                <w:webHidden/>
              </w:rPr>
              <w:fldChar w:fldCharType="end"/>
            </w:r>
          </w:hyperlink>
        </w:p>
        <w:p w14:paraId="00305BA6" w14:textId="56FC4A3F" w:rsidR="00507EE1" w:rsidRDefault="00507EE1">
          <w:pPr>
            <w:pStyle w:val="TOC2"/>
            <w:tabs>
              <w:tab w:val="left" w:pos="960"/>
              <w:tab w:val="right" w:leader="dot" w:pos="9062"/>
            </w:tabs>
            <w:rPr>
              <w:rFonts w:eastAsiaTheme="minorEastAsia"/>
              <w:noProof/>
              <w:lang w:eastAsia="nl-NL"/>
            </w:rPr>
          </w:pPr>
          <w:hyperlink w:anchor="_Toc224207909" w:history="1">
            <w:r w:rsidRPr="00803A0A">
              <w:rPr>
                <w:rStyle w:val="Hyperlink"/>
                <w:noProof/>
              </w:rPr>
              <w:t>11.1</w:t>
            </w:r>
            <w:r>
              <w:rPr>
                <w:rFonts w:eastAsiaTheme="minorEastAsia"/>
                <w:noProof/>
                <w:lang w:eastAsia="nl-NL"/>
              </w:rPr>
              <w:tab/>
            </w:r>
            <w:r w:rsidRPr="00803A0A">
              <w:rPr>
                <w:rStyle w:val="Hyperlink"/>
                <w:noProof/>
              </w:rPr>
              <w:t>Bijlage 1: Belanghebbenden</w:t>
            </w:r>
            <w:r>
              <w:rPr>
                <w:noProof/>
                <w:webHidden/>
              </w:rPr>
              <w:tab/>
            </w:r>
            <w:r>
              <w:rPr>
                <w:noProof/>
                <w:webHidden/>
              </w:rPr>
              <w:fldChar w:fldCharType="begin"/>
            </w:r>
            <w:r>
              <w:rPr>
                <w:noProof/>
                <w:webHidden/>
              </w:rPr>
              <w:instrText xml:space="preserve"> PAGEREF _Toc224207909 \h </w:instrText>
            </w:r>
            <w:r>
              <w:rPr>
                <w:noProof/>
                <w:webHidden/>
              </w:rPr>
            </w:r>
            <w:r>
              <w:rPr>
                <w:noProof/>
                <w:webHidden/>
              </w:rPr>
              <w:fldChar w:fldCharType="separate"/>
            </w:r>
            <w:r>
              <w:rPr>
                <w:noProof/>
                <w:webHidden/>
              </w:rPr>
              <w:t>36</w:t>
            </w:r>
            <w:r>
              <w:rPr>
                <w:noProof/>
                <w:webHidden/>
              </w:rPr>
              <w:fldChar w:fldCharType="end"/>
            </w:r>
          </w:hyperlink>
        </w:p>
        <w:p w14:paraId="5A389CEF" w14:textId="0674278E" w:rsidR="00507EE1" w:rsidRDefault="00507EE1">
          <w:pPr>
            <w:pStyle w:val="TOC2"/>
            <w:tabs>
              <w:tab w:val="left" w:pos="960"/>
              <w:tab w:val="right" w:leader="dot" w:pos="9062"/>
            </w:tabs>
            <w:rPr>
              <w:rFonts w:eastAsiaTheme="minorEastAsia"/>
              <w:noProof/>
              <w:lang w:eastAsia="nl-NL"/>
            </w:rPr>
          </w:pPr>
          <w:hyperlink w:anchor="_Toc224207910" w:history="1">
            <w:r w:rsidRPr="00803A0A">
              <w:rPr>
                <w:rStyle w:val="Hyperlink"/>
                <w:noProof/>
              </w:rPr>
              <w:t>11.2</w:t>
            </w:r>
            <w:r>
              <w:rPr>
                <w:rFonts w:eastAsiaTheme="minorEastAsia"/>
                <w:noProof/>
                <w:lang w:eastAsia="nl-NL"/>
              </w:rPr>
              <w:tab/>
            </w:r>
            <w:r w:rsidRPr="00803A0A">
              <w:rPr>
                <w:rStyle w:val="Hyperlink"/>
                <w:noProof/>
              </w:rPr>
              <w:t>Bijlage 2: formele escalatieprocedure</w:t>
            </w:r>
            <w:r>
              <w:rPr>
                <w:noProof/>
                <w:webHidden/>
              </w:rPr>
              <w:tab/>
            </w:r>
            <w:r>
              <w:rPr>
                <w:noProof/>
                <w:webHidden/>
              </w:rPr>
              <w:fldChar w:fldCharType="begin"/>
            </w:r>
            <w:r>
              <w:rPr>
                <w:noProof/>
                <w:webHidden/>
              </w:rPr>
              <w:instrText xml:space="preserve"> PAGEREF _Toc224207910 \h </w:instrText>
            </w:r>
            <w:r>
              <w:rPr>
                <w:noProof/>
                <w:webHidden/>
              </w:rPr>
            </w:r>
            <w:r>
              <w:rPr>
                <w:noProof/>
                <w:webHidden/>
              </w:rPr>
              <w:fldChar w:fldCharType="separate"/>
            </w:r>
            <w:r>
              <w:rPr>
                <w:noProof/>
                <w:webHidden/>
              </w:rPr>
              <w:t>38</w:t>
            </w:r>
            <w:r>
              <w:rPr>
                <w:noProof/>
                <w:webHidden/>
              </w:rPr>
              <w:fldChar w:fldCharType="end"/>
            </w:r>
          </w:hyperlink>
        </w:p>
        <w:p w14:paraId="48E96E6B" w14:textId="6E283427" w:rsidR="00507EE1" w:rsidRDefault="00507EE1">
          <w:pPr>
            <w:pStyle w:val="TOC3"/>
            <w:tabs>
              <w:tab w:val="left" w:pos="1440"/>
              <w:tab w:val="right" w:leader="dot" w:pos="9062"/>
            </w:tabs>
            <w:rPr>
              <w:rFonts w:eastAsiaTheme="minorEastAsia"/>
              <w:noProof/>
              <w:lang w:eastAsia="nl-NL"/>
            </w:rPr>
          </w:pPr>
          <w:hyperlink w:anchor="_Toc224207911" w:history="1">
            <w:r w:rsidRPr="00803A0A">
              <w:rPr>
                <w:rStyle w:val="Hyperlink"/>
                <w:noProof/>
              </w:rPr>
              <w:t>11.2.1</w:t>
            </w:r>
            <w:r>
              <w:rPr>
                <w:rFonts w:eastAsiaTheme="minorEastAsia"/>
                <w:noProof/>
                <w:lang w:eastAsia="nl-NL"/>
              </w:rPr>
              <w:tab/>
            </w:r>
            <w:r w:rsidRPr="00803A0A">
              <w:rPr>
                <w:rStyle w:val="Hyperlink"/>
                <w:noProof/>
              </w:rPr>
              <w:t>Doel en uitganspunten</w:t>
            </w:r>
            <w:r>
              <w:rPr>
                <w:noProof/>
                <w:webHidden/>
              </w:rPr>
              <w:tab/>
            </w:r>
            <w:r>
              <w:rPr>
                <w:noProof/>
                <w:webHidden/>
              </w:rPr>
              <w:fldChar w:fldCharType="begin"/>
            </w:r>
            <w:r>
              <w:rPr>
                <w:noProof/>
                <w:webHidden/>
              </w:rPr>
              <w:instrText xml:space="preserve"> PAGEREF _Toc224207911 \h </w:instrText>
            </w:r>
            <w:r>
              <w:rPr>
                <w:noProof/>
                <w:webHidden/>
              </w:rPr>
            </w:r>
            <w:r>
              <w:rPr>
                <w:noProof/>
                <w:webHidden/>
              </w:rPr>
              <w:fldChar w:fldCharType="separate"/>
            </w:r>
            <w:r>
              <w:rPr>
                <w:noProof/>
                <w:webHidden/>
              </w:rPr>
              <w:t>38</w:t>
            </w:r>
            <w:r>
              <w:rPr>
                <w:noProof/>
                <w:webHidden/>
              </w:rPr>
              <w:fldChar w:fldCharType="end"/>
            </w:r>
          </w:hyperlink>
        </w:p>
        <w:p w14:paraId="3E3DCED2" w14:textId="32A27529" w:rsidR="00507EE1" w:rsidRDefault="00507EE1">
          <w:pPr>
            <w:pStyle w:val="TOC3"/>
            <w:tabs>
              <w:tab w:val="left" w:pos="1440"/>
              <w:tab w:val="right" w:leader="dot" w:pos="9062"/>
            </w:tabs>
            <w:rPr>
              <w:rFonts w:eastAsiaTheme="minorEastAsia"/>
              <w:noProof/>
              <w:lang w:eastAsia="nl-NL"/>
            </w:rPr>
          </w:pPr>
          <w:hyperlink w:anchor="_Toc224207912" w:history="1">
            <w:r w:rsidRPr="00803A0A">
              <w:rPr>
                <w:rStyle w:val="Hyperlink"/>
                <w:noProof/>
              </w:rPr>
              <w:t>11.2.2</w:t>
            </w:r>
            <w:r>
              <w:rPr>
                <w:rFonts w:eastAsiaTheme="minorEastAsia"/>
                <w:noProof/>
                <w:lang w:eastAsia="nl-NL"/>
              </w:rPr>
              <w:tab/>
            </w:r>
            <w:r w:rsidRPr="00803A0A">
              <w:rPr>
                <w:rStyle w:val="Hyperlink"/>
                <w:noProof/>
              </w:rPr>
              <w:t>Escalatiecriteria</w:t>
            </w:r>
            <w:r>
              <w:rPr>
                <w:noProof/>
                <w:webHidden/>
              </w:rPr>
              <w:tab/>
            </w:r>
            <w:r>
              <w:rPr>
                <w:noProof/>
                <w:webHidden/>
              </w:rPr>
              <w:fldChar w:fldCharType="begin"/>
            </w:r>
            <w:r>
              <w:rPr>
                <w:noProof/>
                <w:webHidden/>
              </w:rPr>
              <w:instrText xml:space="preserve"> PAGEREF _Toc224207912 \h </w:instrText>
            </w:r>
            <w:r>
              <w:rPr>
                <w:noProof/>
                <w:webHidden/>
              </w:rPr>
            </w:r>
            <w:r>
              <w:rPr>
                <w:noProof/>
                <w:webHidden/>
              </w:rPr>
              <w:fldChar w:fldCharType="separate"/>
            </w:r>
            <w:r>
              <w:rPr>
                <w:noProof/>
                <w:webHidden/>
              </w:rPr>
              <w:t>38</w:t>
            </w:r>
            <w:r>
              <w:rPr>
                <w:noProof/>
                <w:webHidden/>
              </w:rPr>
              <w:fldChar w:fldCharType="end"/>
            </w:r>
          </w:hyperlink>
        </w:p>
        <w:p w14:paraId="643420DC" w14:textId="3CE6612C" w:rsidR="00507EE1" w:rsidRDefault="00507EE1">
          <w:pPr>
            <w:pStyle w:val="TOC3"/>
            <w:tabs>
              <w:tab w:val="left" w:pos="1440"/>
              <w:tab w:val="right" w:leader="dot" w:pos="9062"/>
            </w:tabs>
            <w:rPr>
              <w:rFonts w:eastAsiaTheme="minorEastAsia"/>
              <w:noProof/>
              <w:lang w:eastAsia="nl-NL"/>
            </w:rPr>
          </w:pPr>
          <w:hyperlink w:anchor="_Toc224207913" w:history="1">
            <w:r w:rsidRPr="00803A0A">
              <w:rPr>
                <w:rStyle w:val="Hyperlink"/>
                <w:noProof/>
              </w:rPr>
              <w:t>11.2.3</w:t>
            </w:r>
            <w:r>
              <w:rPr>
                <w:rFonts w:eastAsiaTheme="minorEastAsia"/>
                <w:noProof/>
                <w:lang w:eastAsia="nl-NL"/>
              </w:rPr>
              <w:tab/>
            </w:r>
            <w:r w:rsidRPr="00803A0A">
              <w:rPr>
                <w:rStyle w:val="Hyperlink"/>
                <w:noProof/>
              </w:rPr>
              <w:t>Escalatieniveaus</w:t>
            </w:r>
            <w:r>
              <w:rPr>
                <w:noProof/>
                <w:webHidden/>
              </w:rPr>
              <w:tab/>
            </w:r>
            <w:r>
              <w:rPr>
                <w:noProof/>
                <w:webHidden/>
              </w:rPr>
              <w:fldChar w:fldCharType="begin"/>
            </w:r>
            <w:r>
              <w:rPr>
                <w:noProof/>
                <w:webHidden/>
              </w:rPr>
              <w:instrText xml:space="preserve"> PAGEREF _Toc224207913 \h </w:instrText>
            </w:r>
            <w:r>
              <w:rPr>
                <w:noProof/>
                <w:webHidden/>
              </w:rPr>
            </w:r>
            <w:r>
              <w:rPr>
                <w:noProof/>
                <w:webHidden/>
              </w:rPr>
              <w:fldChar w:fldCharType="separate"/>
            </w:r>
            <w:r>
              <w:rPr>
                <w:noProof/>
                <w:webHidden/>
              </w:rPr>
              <w:t>38</w:t>
            </w:r>
            <w:r>
              <w:rPr>
                <w:noProof/>
                <w:webHidden/>
              </w:rPr>
              <w:fldChar w:fldCharType="end"/>
            </w:r>
          </w:hyperlink>
        </w:p>
        <w:p w14:paraId="3EDD7835" w14:textId="17FD97C9" w:rsidR="00507EE1" w:rsidRDefault="00507EE1">
          <w:pPr>
            <w:pStyle w:val="TOC2"/>
            <w:tabs>
              <w:tab w:val="left" w:pos="960"/>
              <w:tab w:val="right" w:leader="dot" w:pos="9062"/>
            </w:tabs>
            <w:rPr>
              <w:rFonts w:eastAsiaTheme="minorEastAsia"/>
              <w:noProof/>
              <w:lang w:eastAsia="nl-NL"/>
            </w:rPr>
          </w:pPr>
          <w:hyperlink w:anchor="_Toc224207914" w:history="1">
            <w:r w:rsidRPr="00803A0A">
              <w:rPr>
                <w:rStyle w:val="Hyperlink"/>
                <w:noProof/>
              </w:rPr>
              <w:t>11.3</w:t>
            </w:r>
            <w:r>
              <w:rPr>
                <w:rFonts w:eastAsiaTheme="minorEastAsia"/>
                <w:noProof/>
                <w:lang w:eastAsia="nl-NL"/>
              </w:rPr>
              <w:tab/>
            </w:r>
            <w:r w:rsidRPr="00803A0A">
              <w:rPr>
                <w:rStyle w:val="Hyperlink"/>
                <w:noProof/>
              </w:rPr>
              <w:t>Bijlage 3: Risicomanagement proces</w:t>
            </w:r>
            <w:r>
              <w:rPr>
                <w:noProof/>
                <w:webHidden/>
              </w:rPr>
              <w:tab/>
            </w:r>
            <w:r>
              <w:rPr>
                <w:noProof/>
                <w:webHidden/>
              </w:rPr>
              <w:fldChar w:fldCharType="begin"/>
            </w:r>
            <w:r>
              <w:rPr>
                <w:noProof/>
                <w:webHidden/>
              </w:rPr>
              <w:instrText xml:space="preserve"> PAGEREF _Toc224207914 \h </w:instrText>
            </w:r>
            <w:r>
              <w:rPr>
                <w:noProof/>
                <w:webHidden/>
              </w:rPr>
            </w:r>
            <w:r>
              <w:rPr>
                <w:noProof/>
                <w:webHidden/>
              </w:rPr>
              <w:fldChar w:fldCharType="separate"/>
            </w:r>
            <w:r>
              <w:rPr>
                <w:noProof/>
                <w:webHidden/>
              </w:rPr>
              <w:t>40</w:t>
            </w:r>
            <w:r>
              <w:rPr>
                <w:noProof/>
                <w:webHidden/>
              </w:rPr>
              <w:fldChar w:fldCharType="end"/>
            </w:r>
          </w:hyperlink>
        </w:p>
        <w:p w14:paraId="51594C64" w14:textId="0F451239" w:rsidR="00507EE1" w:rsidRDefault="00507EE1">
          <w:pPr>
            <w:pStyle w:val="TOC3"/>
            <w:tabs>
              <w:tab w:val="left" w:pos="1440"/>
              <w:tab w:val="right" w:leader="dot" w:pos="9062"/>
            </w:tabs>
            <w:rPr>
              <w:rFonts w:eastAsiaTheme="minorEastAsia"/>
              <w:noProof/>
              <w:lang w:eastAsia="nl-NL"/>
            </w:rPr>
          </w:pPr>
          <w:hyperlink w:anchor="_Toc224207915" w:history="1">
            <w:r w:rsidRPr="00803A0A">
              <w:rPr>
                <w:rStyle w:val="Hyperlink"/>
                <w:noProof/>
              </w:rPr>
              <w:t>11.3.1</w:t>
            </w:r>
            <w:r>
              <w:rPr>
                <w:rFonts w:eastAsiaTheme="minorEastAsia"/>
                <w:noProof/>
                <w:lang w:eastAsia="nl-NL"/>
              </w:rPr>
              <w:tab/>
            </w:r>
            <w:r w:rsidRPr="00803A0A">
              <w:rPr>
                <w:rStyle w:val="Hyperlink"/>
                <w:noProof/>
              </w:rPr>
              <w:t>Overzicht</w:t>
            </w:r>
            <w:r>
              <w:rPr>
                <w:noProof/>
                <w:webHidden/>
              </w:rPr>
              <w:tab/>
            </w:r>
            <w:r>
              <w:rPr>
                <w:noProof/>
                <w:webHidden/>
              </w:rPr>
              <w:fldChar w:fldCharType="begin"/>
            </w:r>
            <w:r>
              <w:rPr>
                <w:noProof/>
                <w:webHidden/>
              </w:rPr>
              <w:instrText xml:space="preserve"> PAGEREF _Toc224207915 \h </w:instrText>
            </w:r>
            <w:r>
              <w:rPr>
                <w:noProof/>
                <w:webHidden/>
              </w:rPr>
            </w:r>
            <w:r>
              <w:rPr>
                <w:noProof/>
                <w:webHidden/>
              </w:rPr>
              <w:fldChar w:fldCharType="separate"/>
            </w:r>
            <w:r>
              <w:rPr>
                <w:noProof/>
                <w:webHidden/>
              </w:rPr>
              <w:t>40</w:t>
            </w:r>
            <w:r>
              <w:rPr>
                <w:noProof/>
                <w:webHidden/>
              </w:rPr>
              <w:fldChar w:fldCharType="end"/>
            </w:r>
          </w:hyperlink>
        </w:p>
        <w:p w14:paraId="69D46893" w14:textId="021189EC" w:rsidR="00507EE1" w:rsidRDefault="00507EE1">
          <w:pPr>
            <w:pStyle w:val="TOC3"/>
            <w:tabs>
              <w:tab w:val="left" w:pos="1440"/>
              <w:tab w:val="right" w:leader="dot" w:pos="9062"/>
            </w:tabs>
            <w:rPr>
              <w:rFonts w:eastAsiaTheme="minorEastAsia"/>
              <w:noProof/>
              <w:lang w:eastAsia="nl-NL"/>
            </w:rPr>
          </w:pPr>
          <w:hyperlink w:anchor="_Toc224207916" w:history="1">
            <w:r w:rsidRPr="00803A0A">
              <w:rPr>
                <w:rStyle w:val="Hyperlink"/>
                <w:noProof/>
              </w:rPr>
              <w:t>11.3.2</w:t>
            </w:r>
            <w:r>
              <w:rPr>
                <w:rFonts w:eastAsiaTheme="minorEastAsia"/>
                <w:noProof/>
                <w:lang w:eastAsia="nl-NL"/>
              </w:rPr>
              <w:tab/>
            </w:r>
            <w:r w:rsidRPr="00803A0A">
              <w:rPr>
                <w:rStyle w:val="Hyperlink"/>
                <w:noProof/>
              </w:rPr>
              <w:t>Procesuitleg</w:t>
            </w:r>
            <w:r>
              <w:rPr>
                <w:noProof/>
                <w:webHidden/>
              </w:rPr>
              <w:tab/>
            </w:r>
            <w:r>
              <w:rPr>
                <w:noProof/>
                <w:webHidden/>
              </w:rPr>
              <w:fldChar w:fldCharType="begin"/>
            </w:r>
            <w:r>
              <w:rPr>
                <w:noProof/>
                <w:webHidden/>
              </w:rPr>
              <w:instrText xml:space="preserve"> PAGEREF _Toc224207916 \h </w:instrText>
            </w:r>
            <w:r>
              <w:rPr>
                <w:noProof/>
                <w:webHidden/>
              </w:rPr>
            </w:r>
            <w:r>
              <w:rPr>
                <w:noProof/>
                <w:webHidden/>
              </w:rPr>
              <w:fldChar w:fldCharType="separate"/>
            </w:r>
            <w:r>
              <w:rPr>
                <w:noProof/>
                <w:webHidden/>
              </w:rPr>
              <w:t>40</w:t>
            </w:r>
            <w:r>
              <w:rPr>
                <w:noProof/>
                <w:webHidden/>
              </w:rPr>
              <w:fldChar w:fldCharType="end"/>
            </w:r>
          </w:hyperlink>
        </w:p>
        <w:p w14:paraId="3CCCF6A1" w14:textId="14BCBDDA" w:rsidR="00A15BC5" w:rsidRDefault="00A15BC5">
          <w:r>
            <w:rPr>
              <w:b/>
              <w:bCs/>
            </w:rPr>
            <w:fldChar w:fldCharType="end"/>
          </w:r>
        </w:p>
      </w:sdtContent>
    </w:sdt>
    <w:p w14:paraId="6A14C34D" w14:textId="77777777" w:rsidR="00526744" w:rsidRDefault="00526744" w:rsidP="002B225B">
      <w:r>
        <w:br w:type="page"/>
      </w:r>
    </w:p>
    <w:p w14:paraId="44864693" w14:textId="653E1D24" w:rsidR="00526744" w:rsidRPr="00143453" w:rsidRDefault="00793414" w:rsidP="00143453">
      <w:pPr>
        <w:pStyle w:val="Heading1"/>
      </w:pPr>
      <w:bookmarkStart w:id="6" w:name="_Toc43318928"/>
      <w:bookmarkStart w:id="7" w:name="_Toc224207838"/>
      <w:r>
        <w:t>Onderwerp</w:t>
      </w:r>
      <w:r w:rsidR="00526744" w:rsidRPr="00143453">
        <w:t xml:space="preserve"> en toepassingsgebied</w:t>
      </w:r>
      <w:bookmarkEnd w:id="6"/>
      <w:bookmarkEnd w:id="7"/>
    </w:p>
    <w:p w14:paraId="78C9DA10" w14:textId="77777777" w:rsidR="004201CA" w:rsidRDefault="00526744" w:rsidP="00526744">
      <w:r w:rsidRPr="00526744">
        <w:t>Dit document beschrijft de manier waarop</w:t>
      </w:r>
      <w:r>
        <w:t xml:space="preserve"> het Integraal Management Systeem, hierna IMS, binnen de Gemeente Leiden is ingericht</w:t>
      </w:r>
      <w:r w:rsidRPr="00526744">
        <w:t>.</w:t>
      </w:r>
    </w:p>
    <w:p w14:paraId="1617A9AA" w14:textId="46E5FA47" w:rsidR="00731539" w:rsidRDefault="00731539" w:rsidP="00731539">
      <w:r>
        <w:t>Het IMS van Gemeente Leiden beschrijft de bestuurlijke inrichting, beheersstructuur en verbetercyclus voor:</w:t>
      </w:r>
    </w:p>
    <w:p w14:paraId="0984FEC6" w14:textId="6C983263" w:rsidR="00731539" w:rsidRDefault="00731539" w:rsidP="00411345">
      <w:pPr>
        <w:pStyle w:val="ListParagraph"/>
        <w:numPr>
          <w:ilvl w:val="0"/>
          <w:numId w:val="16"/>
        </w:numPr>
      </w:pPr>
      <w:r>
        <w:t>Informatiebeveiliging</w:t>
      </w:r>
    </w:p>
    <w:p w14:paraId="70CE1E75" w14:textId="4CA54F38" w:rsidR="00731539" w:rsidRDefault="00731539" w:rsidP="00411345">
      <w:pPr>
        <w:pStyle w:val="ListParagraph"/>
        <w:numPr>
          <w:ilvl w:val="0"/>
          <w:numId w:val="16"/>
        </w:numPr>
      </w:pPr>
      <w:r>
        <w:t>Privacybescherming</w:t>
      </w:r>
    </w:p>
    <w:p w14:paraId="19F2AF8A" w14:textId="60E0B07A" w:rsidR="00731539" w:rsidRDefault="00731539" w:rsidP="00411345">
      <w:pPr>
        <w:pStyle w:val="ListParagraph"/>
        <w:numPr>
          <w:ilvl w:val="0"/>
          <w:numId w:val="16"/>
        </w:numPr>
      </w:pPr>
      <w:r>
        <w:t>B</w:t>
      </w:r>
      <w:r w:rsidR="00045BD0">
        <w:t xml:space="preserve">usiness </w:t>
      </w:r>
      <w:r>
        <w:t>continu</w:t>
      </w:r>
      <w:r w:rsidR="00045BD0">
        <w:t>ity</w:t>
      </w:r>
    </w:p>
    <w:p w14:paraId="098AD244" w14:textId="4BC0F878" w:rsidR="00731539" w:rsidRDefault="00731539" w:rsidP="00731539">
      <w:r>
        <w:t>Het IMS borgt dat deze domeinen:</w:t>
      </w:r>
    </w:p>
    <w:p w14:paraId="015F4B39" w14:textId="4E60A2B3" w:rsidR="00731539" w:rsidRDefault="00731539" w:rsidP="00411345">
      <w:pPr>
        <w:pStyle w:val="ListParagraph"/>
        <w:numPr>
          <w:ilvl w:val="0"/>
          <w:numId w:val="17"/>
        </w:numPr>
      </w:pPr>
      <w:r>
        <w:t>Integraal worden aangestuurd</w:t>
      </w:r>
    </w:p>
    <w:p w14:paraId="7C4FE452" w14:textId="2F7572E7" w:rsidR="00731539" w:rsidRDefault="00731539" w:rsidP="00411345">
      <w:pPr>
        <w:pStyle w:val="ListParagraph"/>
        <w:numPr>
          <w:ilvl w:val="0"/>
          <w:numId w:val="17"/>
        </w:numPr>
      </w:pPr>
      <w:r>
        <w:t xml:space="preserve">Risicogestuurd worden </w:t>
      </w:r>
      <w:r w:rsidR="00143E09">
        <w:t>beheerst</w:t>
      </w:r>
    </w:p>
    <w:p w14:paraId="66E1A409" w14:textId="34137A3F" w:rsidR="00731539" w:rsidRDefault="00731539" w:rsidP="00411345">
      <w:pPr>
        <w:pStyle w:val="ListParagraph"/>
        <w:numPr>
          <w:ilvl w:val="0"/>
          <w:numId w:val="17"/>
        </w:numPr>
      </w:pPr>
      <w:r>
        <w:t>Structureel worden gemonitord</w:t>
      </w:r>
    </w:p>
    <w:p w14:paraId="78B568A3" w14:textId="795ED544" w:rsidR="00731539" w:rsidRDefault="00731539" w:rsidP="00411345">
      <w:pPr>
        <w:pStyle w:val="ListParagraph"/>
        <w:numPr>
          <w:ilvl w:val="0"/>
          <w:numId w:val="17"/>
        </w:numPr>
      </w:pPr>
      <w:r>
        <w:t>Continu worden verbeterd</w:t>
      </w:r>
    </w:p>
    <w:p w14:paraId="2C86330A" w14:textId="7D3F414B" w:rsidR="00793414" w:rsidRPr="00526744" w:rsidRDefault="007E085A" w:rsidP="00793414">
      <w:r>
        <w:t>D</w:t>
      </w:r>
      <w:r w:rsidR="00367CBA">
        <w:t xml:space="preserve">e Gemeente Leiden </w:t>
      </w:r>
      <w:r>
        <w:t xml:space="preserve">is </w:t>
      </w:r>
      <w:r w:rsidR="00367CBA">
        <w:t>verplicht aan de BIO 2.0 te voldoen</w:t>
      </w:r>
      <w:r>
        <w:t>, waarin expliciet staat opgenomen dat een managementsysteem moet worden ingericht volgens de ISO 27001. Omdat er ook afgeleide normen bestaan voor business</w:t>
      </w:r>
      <w:r w:rsidR="00045BD0">
        <w:t xml:space="preserve"> continuity (</w:t>
      </w:r>
      <w:r w:rsidR="00944172">
        <w:t xml:space="preserve">ISO/IEC 22301) en Privacy (ISO/IEC 27701) is gekozen </w:t>
      </w:r>
      <w:r w:rsidR="00AE07DF">
        <w:t>om het IMS te baseren op de High Level Structure (HLS) van de ISO-managementsystemen.</w:t>
      </w:r>
    </w:p>
    <w:p w14:paraId="7CADCA86" w14:textId="77777777" w:rsidR="00526744" w:rsidRPr="00143453" w:rsidRDefault="00526744" w:rsidP="00143453">
      <w:pPr>
        <w:pStyle w:val="Heading1"/>
      </w:pPr>
      <w:bookmarkStart w:id="8" w:name="_Toc464917704"/>
      <w:bookmarkStart w:id="9" w:name="_Toc43318929"/>
      <w:bookmarkStart w:id="10" w:name="_Toc224207839"/>
      <w:r w:rsidRPr="00143453">
        <w:t>Normatieve verwijzing</w:t>
      </w:r>
      <w:bookmarkEnd w:id="8"/>
      <w:r w:rsidRPr="00143453">
        <w:t>en</w:t>
      </w:r>
      <w:bookmarkEnd w:id="9"/>
      <w:bookmarkEnd w:id="10"/>
    </w:p>
    <w:p w14:paraId="3072A5B3" w14:textId="77777777" w:rsidR="00526744" w:rsidRDefault="00526744" w:rsidP="00526744">
      <w:r>
        <w:t>Dit document en ons beleid zijn gebaseerd op de</w:t>
      </w:r>
      <w:commentRangeStart w:id="11"/>
      <w:commentRangeStart w:id="12"/>
      <w:r>
        <w:t xml:space="preserve"> normatieve referentie van</w:t>
      </w:r>
      <w:commentRangeEnd w:id="11"/>
      <w:r>
        <w:rPr>
          <w:rStyle w:val="CommentReference"/>
          <w:sz w:val="24"/>
          <w:szCs w:val="24"/>
        </w:rPr>
        <w:commentReference w:id="11"/>
      </w:r>
      <w:commentRangeEnd w:id="12"/>
      <w:r>
        <w:rPr>
          <w:rStyle w:val="CommentReference"/>
          <w:sz w:val="24"/>
          <w:szCs w:val="24"/>
        </w:rPr>
        <w:commentReference w:id="12"/>
      </w:r>
      <w:r>
        <w:t>:</w:t>
      </w:r>
    </w:p>
    <w:p w14:paraId="144834EC" w14:textId="77777777" w:rsidR="00793414" w:rsidRDefault="00793414" w:rsidP="00E64CD6">
      <w:pPr>
        <w:pStyle w:val="ListParagraph"/>
        <w:numPr>
          <w:ilvl w:val="0"/>
          <w:numId w:val="13"/>
        </w:numPr>
      </w:pPr>
      <w:r>
        <w:t>De BIO 2.0 als Gemeentelijke specifieke norm waar we als Gemeente aan dienen te voldoen</w:t>
      </w:r>
    </w:p>
    <w:p w14:paraId="22845B63" w14:textId="4FD0CF33" w:rsidR="00526744" w:rsidRDefault="00526744" w:rsidP="00E64CD6">
      <w:pPr>
        <w:pStyle w:val="ListParagraph"/>
        <w:numPr>
          <w:ilvl w:val="0"/>
          <w:numId w:val="13"/>
        </w:numPr>
      </w:pPr>
      <w:r>
        <w:t>De ISO</w:t>
      </w:r>
      <w:r w:rsidR="00793414">
        <w:t>/IEC</w:t>
      </w:r>
      <w:r>
        <w:t xml:space="preserve"> 27001 als algemeen leidraad voor de inrichting van het IMS, de norm waar de BIO2.0 op is gebaseerd</w:t>
      </w:r>
      <w:r w:rsidR="00793414">
        <w:t>, en waar we wettelijk aan moeten voldoen</w:t>
      </w:r>
      <w:r>
        <w:t>.</w:t>
      </w:r>
    </w:p>
    <w:p w14:paraId="1DACEE60" w14:textId="4B114E2D" w:rsidR="00526744" w:rsidRDefault="00526744" w:rsidP="00E64CD6">
      <w:pPr>
        <w:pStyle w:val="ListParagraph"/>
        <w:numPr>
          <w:ilvl w:val="0"/>
          <w:numId w:val="13"/>
        </w:numPr>
      </w:pPr>
      <w:r>
        <w:t>De Cyberbeveiligingswet en de NIS 2 richtlijn, de formele wetgeving met verplichtingen waar we als Gemeente aan dienen te voldoen.</w:t>
      </w:r>
    </w:p>
    <w:p w14:paraId="7AF4EDD3" w14:textId="0E9533E0" w:rsidR="00793414" w:rsidRDefault="00793414" w:rsidP="00E64CD6">
      <w:pPr>
        <w:pStyle w:val="ListParagraph"/>
        <w:numPr>
          <w:ilvl w:val="0"/>
          <w:numId w:val="13"/>
        </w:numPr>
      </w:pPr>
      <w:r>
        <w:t>De ISO/IEC 22301 als leidraad voor business continuity</w:t>
      </w:r>
    </w:p>
    <w:p w14:paraId="7F284424" w14:textId="662BDDF1" w:rsidR="00793414" w:rsidRDefault="00793414" w:rsidP="00E64CD6">
      <w:pPr>
        <w:pStyle w:val="ListParagraph"/>
        <w:numPr>
          <w:ilvl w:val="0"/>
          <w:numId w:val="13"/>
        </w:numPr>
      </w:pPr>
      <w:r>
        <w:t>De ISO/IEC 27701 als leidraad voor privacy</w:t>
      </w:r>
    </w:p>
    <w:p w14:paraId="5A5B50E3" w14:textId="503A794D" w:rsidR="00FA6C36" w:rsidRDefault="00526744" w:rsidP="00E64CD6">
      <w:pPr>
        <w:pStyle w:val="ListParagraph"/>
        <w:numPr>
          <w:ilvl w:val="0"/>
          <w:numId w:val="13"/>
        </w:numPr>
      </w:pPr>
      <w:r>
        <w:t>De A</w:t>
      </w:r>
      <w:r w:rsidR="00793414">
        <w:t>lgemene Verordening Gegevensbescherming (AVG)</w:t>
      </w:r>
      <w:r w:rsidR="00FA6C36">
        <w:t xml:space="preserve"> </w:t>
      </w:r>
    </w:p>
    <w:p w14:paraId="323F7D67" w14:textId="0A86B556" w:rsidR="00526744" w:rsidRPr="00526744" w:rsidRDefault="00FA6C36" w:rsidP="00526744">
      <w:r>
        <w:t xml:space="preserve">Overige normen, wetgeving en beleidskaders die niet zien op de werking van het IMS, maar waar we wel aan moeten voldoen worden genoemd </w:t>
      </w:r>
      <w:r w:rsidR="00F04FF9">
        <w:t>in paragraaf 4.1.2. als onderdeel van de contextanalyse</w:t>
      </w:r>
      <w:r>
        <w:t xml:space="preserve"> </w:t>
      </w:r>
    </w:p>
    <w:p w14:paraId="48BAA2AC" w14:textId="77777777" w:rsidR="00526744" w:rsidRPr="00526744" w:rsidRDefault="00526744" w:rsidP="00526744"/>
    <w:p w14:paraId="3AFF7A8C" w14:textId="77777777" w:rsidR="00526744" w:rsidRPr="00143453" w:rsidRDefault="00526744" w:rsidP="00143453">
      <w:pPr>
        <w:pStyle w:val="Heading1"/>
      </w:pPr>
      <w:bookmarkStart w:id="13" w:name="_Toc464917705"/>
      <w:bookmarkStart w:id="14" w:name="_Toc43318930"/>
      <w:bookmarkStart w:id="15" w:name="_Toc224207840"/>
      <w:commentRangeStart w:id="16"/>
      <w:r>
        <w:t>Termen en definities</w:t>
      </w:r>
      <w:bookmarkEnd w:id="13"/>
      <w:bookmarkEnd w:id="14"/>
      <w:bookmarkEnd w:id="15"/>
      <w:commentRangeEnd w:id="16"/>
      <w:r w:rsidRPr="00143453">
        <w:rPr>
          <w:rStyle w:val="CommentReference"/>
          <w:sz w:val="40"/>
          <w:szCs w:val="40"/>
        </w:rPr>
        <w:commentReference w:id="16"/>
      </w:r>
    </w:p>
    <w:p w14:paraId="550967D4" w14:textId="21969F12" w:rsidR="00526744" w:rsidRPr="00526744" w:rsidRDefault="00526744" w:rsidP="00526744">
      <w:r w:rsidRPr="00526744">
        <w:t xml:space="preserve">In dit document worden verschillende termen gebruikt. Wanneer de termen niet expliciet beschreven zijn, gebruiken we de definities zoals die in </w:t>
      </w:r>
      <w:r w:rsidRPr="00526744">
        <w:rPr>
          <w:highlight w:val="yellow"/>
        </w:rPr>
        <w:t>hoofdstuk 3</w:t>
      </w:r>
      <w:r w:rsidRPr="00526744">
        <w:t xml:space="preserve"> van de </w:t>
      </w:r>
      <w:r w:rsidR="00FA6C36">
        <w:t>BIO 2.0</w:t>
      </w:r>
      <w:r w:rsidR="00793414">
        <w:t xml:space="preserve"> of in de ISO/IEC normen</w:t>
      </w:r>
      <w:r w:rsidRPr="00526744">
        <w:t xml:space="preserve"> zijn beschreven.</w:t>
      </w:r>
    </w:p>
    <w:p w14:paraId="64E117A4" w14:textId="77777777" w:rsidR="00526744" w:rsidRPr="00526744" w:rsidRDefault="00526744" w:rsidP="00526744"/>
    <w:p w14:paraId="12CD14B5" w14:textId="6C527F85" w:rsidR="00526744" w:rsidRPr="00526744" w:rsidRDefault="00526744" w:rsidP="00526744">
      <w:pPr>
        <w:pStyle w:val="Heading1"/>
      </w:pPr>
      <w:bookmarkStart w:id="17" w:name="_Ref424563876"/>
      <w:bookmarkStart w:id="18" w:name="_Toc464917706"/>
      <w:bookmarkStart w:id="19" w:name="_Toc43318931"/>
      <w:bookmarkStart w:id="20" w:name="_Toc224207841"/>
      <w:r w:rsidRPr="00143453">
        <w:t>Context van de organisatie</w:t>
      </w:r>
      <w:bookmarkEnd w:id="17"/>
      <w:bookmarkEnd w:id="18"/>
      <w:bookmarkEnd w:id="19"/>
      <w:bookmarkEnd w:id="20"/>
    </w:p>
    <w:p w14:paraId="60A02A2F" w14:textId="77777777" w:rsidR="00526744" w:rsidRPr="00FA6C36" w:rsidRDefault="00526744" w:rsidP="00411345">
      <w:pPr>
        <w:pStyle w:val="Heading2"/>
        <w:numPr>
          <w:ilvl w:val="1"/>
          <w:numId w:val="15"/>
        </w:numPr>
      </w:pPr>
      <w:bookmarkStart w:id="21" w:name="_Toc224207842"/>
      <w:bookmarkStart w:id="22" w:name="_Toc43318939"/>
      <w:r w:rsidRPr="00FA6C36">
        <w:t>De context</w:t>
      </w:r>
      <w:bookmarkEnd w:id="21"/>
    </w:p>
    <w:p w14:paraId="7DB80FC8" w14:textId="17335E89" w:rsidR="000908AB" w:rsidRDefault="000908AB" w:rsidP="172CA100">
      <w:pPr>
        <w:rPr>
          <w:highlight w:val="yellow"/>
        </w:rPr>
      </w:pPr>
      <w:commentRangeStart w:id="23"/>
      <w:commentRangeStart w:id="24"/>
      <w:commentRangeStart w:id="25"/>
      <w:r w:rsidRPr="49D70FC1">
        <w:rPr>
          <w:highlight w:val="yellow"/>
        </w:rPr>
        <w:t>&lt;tekst&gt; van Luuk</w:t>
      </w:r>
      <w:r w:rsidR="124DCA63" w:rsidRPr="49D70FC1">
        <w:rPr>
          <w:highlight w:val="yellow"/>
        </w:rPr>
        <w:t xml:space="preserve"> – </w:t>
      </w:r>
      <w:r w:rsidR="097A2338" w:rsidRPr="49D70FC1">
        <w:rPr>
          <w:highlight w:val="yellow"/>
        </w:rPr>
        <w:t>eerste concept ...</w:t>
      </w:r>
      <w:r w:rsidR="124DCA63" w:rsidRPr="49D70FC1">
        <w:rPr>
          <w:highlight w:val="yellow"/>
        </w:rPr>
        <w:t>...</w:t>
      </w:r>
      <w:commentRangeStart w:id="26"/>
      <w:commentRangeStart w:id="27"/>
      <w:commentRangeStart w:id="28"/>
      <w:commentRangeEnd w:id="23"/>
      <w:r>
        <w:rPr>
          <w:rStyle w:val="CommentReference"/>
          <w:sz w:val="24"/>
          <w:szCs w:val="24"/>
          <w:highlight w:val="yellow"/>
        </w:rPr>
        <w:commentReference w:id="23"/>
      </w:r>
      <w:commentRangeEnd w:id="24"/>
      <w:r>
        <w:rPr>
          <w:rStyle w:val="CommentReference"/>
          <w:sz w:val="24"/>
          <w:szCs w:val="24"/>
          <w:highlight w:val="yellow"/>
        </w:rPr>
        <w:commentReference w:id="24"/>
      </w:r>
      <w:commentRangeEnd w:id="25"/>
      <w:r>
        <w:rPr>
          <w:rStyle w:val="CommentReference"/>
          <w:sz w:val="24"/>
          <w:szCs w:val="24"/>
          <w:highlight w:val="yellow"/>
        </w:rPr>
        <w:commentReference w:id="25"/>
      </w:r>
      <w:commentRangeEnd w:id="26"/>
      <w:r>
        <w:rPr>
          <w:rStyle w:val="CommentReference"/>
          <w:sz w:val="24"/>
          <w:szCs w:val="24"/>
          <w:highlight w:val="yellow"/>
        </w:rPr>
        <w:commentReference w:id="26"/>
      </w:r>
      <w:commentRangeEnd w:id="27"/>
      <w:r>
        <w:rPr>
          <w:rStyle w:val="CommentReference"/>
          <w:sz w:val="24"/>
          <w:szCs w:val="24"/>
          <w:highlight w:val="yellow"/>
        </w:rPr>
        <w:commentReference w:id="27"/>
      </w:r>
      <w:commentRangeEnd w:id="28"/>
      <w:r>
        <w:rPr>
          <w:rStyle w:val="CommentReference"/>
          <w:sz w:val="24"/>
          <w:szCs w:val="24"/>
          <w:highlight w:val="yellow"/>
        </w:rPr>
        <w:commentReference w:id="28"/>
      </w:r>
    </w:p>
    <w:p w14:paraId="1802C940" w14:textId="3E2DF990" w:rsidR="50692A41" w:rsidRDefault="50692A41" w:rsidP="49D70FC1">
      <w:r w:rsidRPr="49D70FC1">
        <w:t xml:space="preserve">De contextanalyse vormt de basis voor het integrated managementsysteem en de keuzes die daarbinnen worden gemaakt. </w:t>
      </w:r>
    </w:p>
    <w:p w14:paraId="398EE60B" w14:textId="00584443" w:rsidR="4B328698" w:rsidRDefault="4B328698" w:rsidP="49D70FC1">
      <w:pPr>
        <w:spacing w:after="0"/>
      </w:pPr>
      <w:r w:rsidRPr="49D70FC1">
        <w:rPr>
          <w:rFonts w:ascii="Aptos" w:eastAsia="Aptos" w:hAnsi="Aptos" w:cs="Aptos"/>
        </w:rPr>
        <w:t xml:space="preserve">De gemeente </w:t>
      </w:r>
      <w:r w:rsidR="002D22B1">
        <w:rPr>
          <w:rFonts w:ascii="Aptos" w:eastAsia="Aptos" w:hAnsi="Aptos" w:cs="Aptos"/>
        </w:rPr>
        <w:t xml:space="preserve">Leiden </w:t>
      </w:r>
      <w:r w:rsidRPr="49D70FC1">
        <w:rPr>
          <w:rFonts w:ascii="Aptos" w:eastAsia="Aptos" w:hAnsi="Aptos" w:cs="Aptos"/>
        </w:rPr>
        <w:t xml:space="preserve">opereert in een complexe bestuurlijke, maatschappelijke en technologische omgeving. In deze context levert zij publieke diensten met een hoge mate van maatschappelijke impact. </w:t>
      </w:r>
    </w:p>
    <w:p w14:paraId="159E337F" w14:textId="2E10F8DF" w:rsidR="4B328698" w:rsidRDefault="4B328698" w:rsidP="49D70FC1">
      <w:pPr>
        <w:spacing w:after="0"/>
      </w:pPr>
      <w:r w:rsidRPr="49D70FC1">
        <w:rPr>
          <w:rFonts w:ascii="Aptos" w:eastAsia="Aptos" w:hAnsi="Aptos" w:cs="Aptos"/>
        </w:rPr>
        <w:t>In de context waarin de gemeente herkennen we de volgende elementen:</w:t>
      </w:r>
    </w:p>
    <w:p w14:paraId="209156E4" w14:textId="7574BB56" w:rsidR="4B328698" w:rsidRDefault="4B328698" w:rsidP="49D70FC1">
      <w:pPr>
        <w:pStyle w:val="ListParagraph"/>
        <w:numPr>
          <w:ilvl w:val="0"/>
          <w:numId w:val="12"/>
        </w:numPr>
        <w:spacing w:after="0"/>
        <w:rPr>
          <w:rFonts w:ascii="Aptos" w:eastAsia="Aptos" w:hAnsi="Aptos" w:cs="Aptos"/>
        </w:rPr>
      </w:pPr>
      <w:r w:rsidRPr="49D70FC1">
        <w:rPr>
          <w:rFonts w:ascii="Aptos" w:eastAsia="Aptos" w:hAnsi="Aptos" w:cs="Aptos"/>
        </w:rPr>
        <w:t>Ambities voor de stad en maatschappelijke impact</w:t>
      </w:r>
    </w:p>
    <w:p w14:paraId="7F413F45" w14:textId="00A6822A" w:rsidR="4B328698" w:rsidRDefault="4B328698" w:rsidP="49D70FC1">
      <w:pPr>
        <w:pStyle w:val="ListParagraph"/>
        <w:numPr>
          <w:ilvl w:val="0"/>
          <w:numId w:val="12"/>
        </w:numPr>
        <w:spacing w:after="0"/>
        <w:rPr>
          <w:rFonts w:ascii="Aptos" w:eastAsia="Aptos" w:hAnsi="Aptos" w:cs="Aptos"/>
        </w:rPr>
      </w:pPr>
      <w:r w:rsidRPr="49D70FC1">
        <w:rPr>
          <w:rFonts w:ascii="Aptos" w:eastAsia="Aptos" w:hAnsi="Aptos" w:cs="Aptos"/>
        </w:rPr>
        <w:t>Wet- en regelgeving</w:t>
      </w:r>
    </w:p>
    <w:p w14:paraId="621F0F94" w14:textId="69115D82" w:rsidR="4B328698" w:rsidRDefault="4B328698" w:rsidP="49D70FC1">
      <w:pPr>
        <w:pStyle w:val="ListParagraph"/>
        <w:numPr>
          <w:ilvl w:val="0"/>
          <w:numId w:val="12"/>
        </w:numPr>
        <w:spacing w:after="0"/>
        <w:rPr>
          <w:rFonts w:ascii="Aptos" w:eastAsia="Aptos" w:hAnsi="Aptos" w:cs="Aptos"/>
        </w:rPr>
      </w:pPr>
      <w:r w:rsidRPr="49D70FC1">
        <w:rPr>
          <w:rFonts w:ascii="Aptos" w:eastAsia="Aptos" w:hAnsi="Aptos" w:cs="Aptos"/>
        </w:rPr>
        <w:t>Dreigingen en ontwikkelingen</w:t>
      </w:r>
    </w:p>
    <w:p w14:paraId="1084ECD7" w14:textId="2A189C7A" w:rsidR="4B328698" w:rsidRDefault="4B328698" w:rsidP="49D70FC1">
      <w:pPr>
        <w:pStyle w:val="ListParagraph"/>
        <w:numPr>
          <w:ilvl w:val="0"/>
          <w:numId w:val="12"/>
        </w:numPr>
        <w:spacing w:after="0"/>
        <w:rPr>
          <w:rFonts w:ascii="Aptos" w:eastAsia="Aptos" w:hAnsi="Aptos" w:cs="Aptos"/>
        </w:rPr>
      </w:pPr>
      <w:r w:rsidRPr="49D70FC1">
        <w:rPr>
          <w:rFonts w:ascii="Aptos" w:eastAsia="Aptos" w:hAnsi="Aptos" w:cs="Aptos"/>
        </w:rPr>
        <w:t>Ketenafhankelijkheden</w:t>
      </w:r>
    </w:p>
    <w:p w14:paraId="1B8EF5DB" w14:textId="39ADED0B" w:rsidR="4B328698" w:rsidRDefault="4B328698" w:rsidP="49D70FC1">
      <w:pPr>
        <w:pStyle w:val="ListParagraph"/>
        <w:numPr>
          <w:ilvl w:val="0"/>
          <w:numId w:val="12"/>
        </w:numPr>
        <w:spacing w:after="0"/>
        <w:rPr>
          <w:ins w:id="30" w:author="Leede, Luuk de" w:date="2026-03-04T15:00:00Z" w16du:dateUtc="2026-03-04T15:00:08Z"/>
          <w:rFonts w:ascii="Aptos" w:eastAsia="Aptos" w:hAnsi="Aptos" w:cs="Aptos"/>
        </w:rPr>
      </w:pPr>
      <w:r w:rsidRPr="143039D0">
        <w:rPr>
          <w:rFonts w:ascii="Aptos" w:eastAsia="Aptos" w:hAnsi="Aptos" w:cs="Aptos"/>
        </w:rPr>
        <w:t>Interne organisatie</w:t>
      </w:r>
    </w:p>
    <w:p w14:paraId="15DED4E2" w14:textId="40E78620" w:rsidR="3C6725B0" w:rsidRDefault="3C6725B0" w:rsidP="143039D0">
      <w:pPr>
        <w:pStyle w:val="ListParagraph"/>
        <w:numPr>
          <w:ilvl w:val="0"/>
          <w:numId w:val="12"/>
        </w:numPr>
        <w:spacing w:after="0"/>
        <w:rPr>
          <w:ins w:id="31" w:author="Leede, Luuk de" w:date="2026-03-04T15:00:00Z" w16du:dateUtc="2026-03-04T15:00:13Z"/>
          <w:rFonts w:ascii="Aptos" w:eastAsia="Aptos" w:hAnsi="Aptos" w:cs="Aptos"/>
        </w:rPr>
      </w:pPr>
      <w:ins w:id="32" w:author="Leede, Luuk de" w:date="2026-03-04T15:00:00Z" w16du:dateUtc="2026-03-04T15:00:12Z">
        <w:r w:rsidRPr="143039D0">
          <w:rPr>
            <w:rFonts w:ascii="Aptos" w:eastAsia="Aptos" w:hAnsi="Aptos" w:cs="Aptos"/>
          </w:rPr>
          <w:t>Strategisch kader</w:t>
        </w:r>
      </w:ins>
    </w:p>
    <w:p w14:paraId="45D0C572" w14:textId="5941005D" w:rsidR="143039D0" w:rsidRDefault="143039D0" w:rsidP="143039D0">
      <w:pPr>
        <w:pStyle w:val="ListParagraph"/>
        <w:numPr>
          <w:ilvl w:val="0"/>
          <w:numId w:val="12"/>
        </w:numPr>
        <w:spacing w:after="0"/>
        <w:rPr>
          <w:rFonts w:ascii="Aptos" w:eastAsia="Aptos" w:hAnsi="Aptos" w:cs="Aptos"/>
        </w:rPr>
      </w:pPr>
    </w:p>
    <w:p w14:paraId="6381361B" w14:textId="256AF9DE" w:rsidR="49D70FC1" w:rsidRDefault="49D70FC1" w:rsidP="49D70FC1"/>
    <w:p w14:paraId="6F0E8AA8" w14:textId="07DF3150" w:rsidR="00D76E2C" w:rsidRDefault="00D76E2C" w:rsidP="002D22B1">
      <w:r>
        <w:t>De contextanalyse hieronder is specifiek gericht op het overkoepelende IMS. Het kan zijn dat het voor business continuïteit, informatiebeveiliging of privacy noodzakelijk is om een aanvullende analyse te doen om scherper te krijgen wat voor hen relevant is.</w:t>
      </w:r>
      <w:r w:rsidR="007F34B7">
        <w:t xml:space="preserve"> Hiervoor worden dezelfde stappen gevolgd, maar dan specifiek voor de betreffende discipline. </w:t>
      </w:r>
    </w:p>
    <w:p w14:paraId="7B7F4362" w14:textId="5A054A82" w:rsidR="00526744" w:rsidRDefault="00526744" w:rsidP="002D22B1">
      <w:pPr>
        <w:rPr>
          <w:highlight w:val="yellow"/>
        </w:rPr>
      </w:pPr>
      <w:r w:rsidRPr="49D70FC1">
        <w:rPr>
          <w:highlight w:val="yellow"/>
        </w:rPr>
        <w:t xml:space="preserve">Er zijn ook belanghebbenden in kaart gebracht die zijn terug te vinden in </w:t>
      </w:r>
    </w:p>
    <w:p w14:paraId="1DEFD3B9" w14:textId="23B066D1" w:rsidR="63276175" w:rsidRDefault="63276175" w:rsidP="002D22B1">
      <w:r w:rsidRPr="49D70FC1">
        <w:rPr>
          <w:highlight w:val="yellow"/>
        </w:rPr>
        <w:t>Paragraaf 4.2</w:t>
      </w:r>
    </w:p>
    <w:p w14:paraId="1CC44A14" w14:textId="77777777" w:rsidR="000908AB" w:rsidRPr="00526744" w:rsidRDefault="000908AB" w:rsidP="00526744"/>
    <w:p w14:paraId="7BB85FCB" w14:textId="0B98532D" w:rsidR="0734C925" w:rsidRDefault="0734C925" w:rsidP="49D70FC1">
      <w:pPr>
        <w:pStyle w:val="Heading3"/>
      </w:pPr>
      <w:bookmarkStart w:id="33" w:name="_Toc224207843"/>
      <w:r w:rsidRPr="49D70FC1">
        <w:t>Ambities voor de stad en maatschappelijke impact</w:t>
      </w:r>
      <w:bookmarkEnd w:id="33"/>
    </w:p>
    <w:p w14:paraId="63E7F35E" w14:textId="659B4E24" w:rsidR="71450F4F" w:rsidRDefault="71450F4F" w:rsidP="49D70FC1">
      <w:pPr>
        <w:spacing w:after="0"/>
      </w:pPr>
      <w:r w:rsidRPr="49D70FC1">
        <w:rPr>
          <w:rFonts w:ascii="Aptos" w:eastAsia="Aptos" w:hAnsi="Aptos" w:cs="Aptos"/>
        </w:rPr>
        <w:t xml:space="preserve">Leiden, Stad van Ontdekkingen, met de pijlers ‘(internationale) kennis’ en ‘(historische) </w:t>
      </w:r>
      <w:r w:rsidR="74906EB4" w:rsidRPr="49D70FC1">
        <w:rPr>
          <w:rFonts w:ascii="Aptos" w:eastAsia="Aptos" w:hAnsi="Aptos" w:cs="Aptos"/>
        </w:rPr>
        <w:t>cultuur</w:t>
      </w:r>
      <w:r w:rsidRPr="49D70FC1">
        <w:rPr>
          <w:rFonts w:ascii="Aptos" w:eastAsia="Aptos" w:hAnsi="Aptos" w:cs="Aptos"/>
        </w:rPr>
        <w:t>’, streeft ernaar te zijn een prachtige en prettige stad om in te wonen, te werken, te recreëren en om te</w:t>
      </w:r>
      <w:r w:rsidR="29FD47E2" w:rsidRPr="49D70FC1">
        <w:rPr>
          <w:rFonts w:ascii="Aptos" w:eastAsia="Aptos" w:hAnsi="Aptos" w:cs="Aptos"/>
        </w:rPr>
        <w:t xml:space="preserve"> bezoeken</w:t>
      </w:r>
      <w:r w:rsidRPr="49D70FC1">
        <w:rPr>
          <w:rFonts w:ascii="Aptos" w:eastAsia="Aptos" w:hAnsi="Aptos" w:cs="Aptos"/>
        </w:rPr>
        <w:t>. D</w:t>
      </w:r>
      <w:r w:rsidR="0CF97962" w:rsidRPr="49D70FC1">
        <w:rPr>
          <w:rFonts w:ascii="Aptos" w:eastAsia="Aptos" w:hAnsi="Aptos" w:cs="Aptos"/>
        </w:rPr>
        <w:t xml:space="preserve">aarvoor investeert de stad </w:t>
      </w:r>
      <w:r w:rsidRPr="49D70FC1">
        <w:rPr>
          <w:rFonts w:ascii="Aptos" w:eastAsia="Aptos" w:hAnsi="Aptos" w:cs="Aptos"/>
        </w:rPr>
        <w:t>in deze pijlers en in de duurzame, leefbare,</w:t>
      </w:r>
      <w:r w:rsidR="540F0E0B" w:rsidRPr="49D70FC1">
        <w:rPr>
          <w:rFonts w:ascii="Aptos" w:eastAsia="Aptos" w:hAnsi="Aptos" w:cs="Aptos"/>
        </w:rPr>
        <w:t xml:space="preserve"> </w:t>
      </w:r>
      <w:r w:rsidR="29BD4861" w:rsidRPr="49D70FC1">
        <w:rPr>
          <w:rFonts w:ascii="Aptos" w:eastAsia="Aptos" w:hAnsi="Aptos" w:cs="Aptos"/>
        </w:rPr>
        <w:t>innovatieve</w:t>
      </w:r>
      <w:r w:rsidRPr="49D70FC1">
        <w:rPr>
          <w:rFonts w:ascii="Aptos" w:eastAsia="Aptos" w:hAnsi="Aptos" w:cs="Aptos"/>
        </w:rPr>
        <w:t xml:space="preserve"> en inclusieve stad waar plek is voor iedereen. </w:t>
      </w:r>
    </w:p>
    <w:p w14:paraId="72C2D2B6" w14:textId="3FDF9451" w:rsidR="49D70FC1" w:rsidRDefault="49D70FC1" w:rsidP="49D70FC1">
      <w:pPr>
        <w:spacing w:after="0"/>
        <w:rPr>
          <w:rFonts w:ascii="Aptos" w:eastAsia="Aptos" w:hAnsi="Aptos" w:cs="Aptos"/>
        </w:rPr>
      </w:pPr>
    </w:p>
    <w:p w14:paraId="41CAD5D1" w14:textId="73F98946" w:rsidR="0734C925" w:rsidRDefault="0734C925" w:rsidP="49D70FC1">
      <w:pPr>
        <w:spacing w:after="0"/>
      </w:pPr>
      <w:r w:rsidRPr="49D70FC1">
        <w:rPr>
          <w:rFonts w:ascii="Aptos" w:eastAsia="Aptos" w:hAnsi="Aptos" w:cs="Aptos"/>
        </w:rPr>
        <w:t>Als overheid heeft de gemeente een bijzondere verantwoordelijkheid. Verstoring of falen kan leiden tot:</w:t>
      </w:r>
    </w:p>
    <w:p w14:paraId="270DCDB2" w14:textId="4F36E245" w:rsidR="0734C925" w:rsidRDefault="0734C925" w:rsidP="49D70FC1">
      <w:pPr>
        <w:pStyle w:val="ListParagraph"/>
        <w:numPr>
          <w:ilvl w:val="0"/>
          <w:numId w:val="11"/>
        </w:numPr>
        <w:spacing w:after="0"/>
        <w:rPr>
          <w:rFonts w:ascii="Aptos" w:eastAsia="Aptos" w:hAnsi="Aptos" w:cs="Aptos"/>
        </w:rPr>
      </w:pPr>
      <w:r w:rsidRPr="49D70FC1">
        <w:rPr>
          <w:rFonts w:ascii="Aptos" w:eastAsia="Aptos" w:hAnsi="Aptos" w:cs="Aptos"/>
        </w:rPr>
        <w:t>Beperking van essentiële dienstverlening (bijv. burgerzaken, uitkeringen, vergunningverlening).</w:t>
      </w:r>
    </w:p>
    <w:p w14:paraId="1E2A0FCC" w14:textId="22F7BD24" w:rsidR="0734C925" w:rsidRDefault="0734C925" w:rsidP="49D70FC1">
      <w:pPr>
        <w:pStyle w:val="ListParagraph"/>
        <w:numPr>
          <w:ilvl w:val="0"/>
          <w:numId w:val="11"/>
        </w:numPr>
        <w:spacing w:after="0"/>
        <w:rPr>
          <w:rFonts w:ascii="Aptos" w:eastAsia="Aptos" w:hAnsi="Aptos" w:cs="Aptos"/>
        </w:rPr>
      </w:pPr>
      <w:r w:rsidRPr="49D70FC1">
        <w:rPr>
          <w:rFonts w:ascii="Aptos" w:eastAsia="Aptos" w:hAnsi="Aptos" w:cs="Aptos"/>
        </w:rPr>
        <w:t>Aantasting van grondrechten (privacy, gelijke behandeling)</w:t>
      </w:r>
      <w:r w:rsidR="346BED2A" w:rsidRPr="49D70FC1">
        <w:rPr>
          <w:rFonts w:ascii="Aptos" w:eastAsia="Aptos" w:hAnsi="Aptos" w:cs="Aptos"/>
        </w:rPr>
        <w:t xml:space="preserve"> en ander onrechtmatig handelen</w:t>
      </w:r>
      <w:r w:rsidRPr="49D70FC1">
        <w:rPr>
          <w:rFonts w:ascii="Aptos" w:eastAsia="Aptos" w:hAnsi="Aptos" w:cs="Aptos"/>
        </w:rPr>
        <w:t>.</w:t>
      </w:r>
    </w:p>
    <w:p w14:paraId="62103646" w14:textId="68291340" w:rsidR="0734C925" w:rsidRDefault="0734C925" w:rsidP="49D70FC1">
      <w:pPr>
        <w:pStyle w:val="ListParagraph"/>
        <w:numPr>
          <w:ilvl w:val="0"/>
          <w:numId w:val="11"/>
        </w:numPr>
        <w:spacing w:after="0"/>
        <w:rPr>
          <w:rFonts w:ascii="Aptos" w:eastAsia="Aptos" w:hAnsi="Aptos" w:cs="Aptos"/>
        </w:rPr>
      </w:pPr>
      <w:r w:rsidRPr="49D70FC1">
        <w:rPr>
          <w:rFonts w:ascii="Aptos" w:eastAsia="Aptos" w:hAnsi="Aptos" w:cs="Aptos"/>
        </w:rPr>
        <w:t>Financiële schade voor inwoners en ondernemers.</w:t>
      </w:r>
    </w:p>
    <w:p w14:paraId="16B44FB4" w14:textId="2E675362" w:rsidR="0734C925" w:rsidRDefault="0734C925" w:rsidP="49D70FC1">
      <w:pPr>
        <w:pStyle w:val="ListParagraph"/>
        <w:numPr>
          <w:ilvl w:val="0"/>
          <w:numId w:val="11"/>
        </w:numPr>
        <w:spacing w:after="0"/>
        <w:rPr>
          <w:rFonts w:ascii="Aptos" w:eastAsia="Aptos" w:hAnsi="Aptos" w:cs="Aptos"/>
        </w:rPr>
      </w:pPr>
      <w:r w:rsidRPr="49D70FC1">
        <w:rPr>
          <w:rFonts w:ascii="Aptos" w:eastAsia="Aptos" w:hAnsi="Aptos" w:cs="Aptos"/>
        </w:rPr>
        <w:t>Vertrouwensverlies in het lokaal bestuur.</w:t>
      </w:r>
    </w:p>
    <w:p w14:paraId="217DC707" w14:textId="550F8B21" w:rsidR="0734C925" w:rsidRDefault="0734C925" w:rsidP="49D70FC1">
      <w:pPr>
        <w:pStyle w:val="ListParagraph"/>
        <w:numPr>
          <w:ilvl w:val="0"/>
          <w:numId w:val="11"/>
        </w:numPr>
        <w:spacing w:after="0"/>
        <w:rPr>
          <w:rFonts w:ascii="Aptos" w:eastAsia="Aptos" w:hAnsi="Aptos" w:cs="Aptos"/>
        </w:rPr>
      </w:pPr>
      <w:r w:rsidRPr="49D70FC1">
        <w:rPr>
          <w:rFonts w:ascii="Aptos" w:eastAsia="Aptos" w:hAnsi="Aptos" w:cs="Aptos"/>
        </w:rPr>
        <w:t>Politieke en bestuurlijke consequenties.</w:t>
      </w:r>
    </w:p>
    <w:p w14:paraId="4B940F4F" w14:textId="22A8201C" w:rsidR="0734C925" w:rsidRDefault="0734C925" w:rsidP="49D70FC1">
      <w:pPr>
        <w:spacing w:after="0"/>
      </w:pPr>
      <w:r w:rsidRPr="49D70FC1">
        <w:rPr>
          <w:rFonts w:ascii="Aptos" w:eastAsia="Aptos" w:hAnsi="Aptos" w:cs="Aptos"/>
        </w:rPr>
        <w:t>De maatschappelijke impact van incidenten is vaak groter dan de directe operationele schade. Daarom hanteert de gemeente een risicobenadering waarin maatschappelijke effecten expliciet worden meegewogen bij risicoanalyses en prioritering van maatregelen.</w:t>
      </w:r>
    </w:p>
    <w:p w14:paraId="79F51F27" w14:textId="53066E0A" w:rsidR="0734C925" w:rsidRDefault="0734C925" w:rsidP="49D70FC1">
      <w:pPr>
        <w:spacing w:after="0"/>
      </w:pPr>
      <w:r w:rsidRPr="49D70FC1">
        <w:rPr>
          <w:rFonts w:ascii="Aptos" w:eastAsia="Aptos" w:hAnsi="Aptos" w:cs="Aptos"/>
          <w:b/>
          <w:bCs/>
        </w:rPr>
        <w:t xml:space="preserve"> </w:t>
      </w:r>
    </w:p>
    <w:p w14:paraId="546C90EA" w14:textId="712CFFE9" w:rsidR="0734C925" w:rsidRDefault="0734C925" w:rsidP="49D70FC1">
      <w:pPr>
        <w:pStyle w:val="Heading3"/>
      </w:pPr>
      <w:bookmarkStart w:id="34" w:name="_Toc224207844"/>
      <w:r w:rsidRPr="49D70FC1">
        <w:t>Wet- en regelgeving</w:t>
      </w:r>
      <w:bookmarkEnd w:id="34"/>
    </w:p>
    <w:p w14:paraId="6958EE5A" w14:textId="58E8EBB3" w:rsidR="0734C925" w:rsidRDefault="0734C925" w:rsidP="49D70FC1">
      <w:pPr>
        <w:spacing w:after="0"/>
      </w:pPr>
      <w:commentRangeStart w:id="35"/>
      <w:r w:rsidRPr="49D70FC1">
        <w:rPr>
          <w:rFonts w:ascii="Aptos" w:eastAsia="Aptos" w:hAnsi="Aptos" w:cs="Aptos"/>
        </w:rPr>
        <w:t xml:space="preserve">De gemeente heeft te maken met een uitgebreid en dynamisch wettelijk kader. </w:t>
      </w:r>
      <w:r w:rsidR="00B332F0">
        <w:rPr>
          <w:rFonts w:ascii="Aptos" w:eastAsia="Aptos" w:hAnsi="Aptos" w:cs="Aptos"/>
        </w:rPr>
        <w:t>De volgende wettelijke kaders zijn van belang</w:t>
      </w:r>
      <w:commentRangeEnd w:id="35"/>
      <w:r w:rsidR="002E5557">
        <w:rPr>
          <w:rStyle w:val="CommentReference"/>
          <w:rFonts w:ascii="Aptos" w:eastAsia="Aptos" w:hAnsi="Aptos" w:cs="Aptos"/>
          <w:sz w:val="24"/>
          <w:szCs w:val="24"/>
        </w:rPr>
        <w:commentReference w:id="35"/>
      </w:r>
      <w:r w:rsidR="00B332F0">
        <w:rPr>
          <w:rFonts w:ascii="Aptos" w:eastAsia="Aptos" w:hAnsi="Aptos" w:cs="Aptos"/>
        </w:rPr>
        <w:t xml:space="preserve">: </w:t>
      </w:r>
    </w:p>
    <w:p w14:paraId="3438DAC6" w14:textId="7A995E02" w:rsidR="0734C925" w:rsidRPr="00B332F0" w:rsidRDefault="0734C925" w:rsidP="49D70FC1">
      <w:pPr>
        <w:pStyle w:val="ListParagraph"/>
        <w:numPr>
          <w:ilvl w:val="0"/>
          <w:numId w:val="10"/>
        </w:numPr>
        <w:spacing w:after="0"/>
        <w:rPr>
          <w:rFonts w:ascii="Aptos" w:eastAsia="Aptos" w:hAnsi="Aptos" w:cs="Aptos"/>
        </w:rPr>
      </w:pPr>
      <w:r w:rsidRPr="00B332F0">
        <w:rPr>
          <w:rFonts w:ascii="Aptos" w:eastAsia="Aptos" w:hAnsi="Aptos" w:cs="Aptos"/>
        </w:rPr>
        <w:t>De Algemene verordening gegevensbescherming (AVG) – eisen aan rechtmatige, zorgvuldige en transparante verwerking van persoonsgegevens.</w:t>
      </w:r>
    </w:p>
    <w:p w14:paraId="1F399A99" w14:textId="3E883504" w:rsidR="0734C925" w:rsidRPr="00B332F0" w:rsidRDefault="0734C925" w:rsidP="49D70FC1">
      <w:pPr>
        <w:pStyle w:val="ListParagraph"/>
        <w:numPr>
          <w:ilvl w:val="0"/>
          <w:numId w:val="10"/>
        </w:numPr>
        <w:spacing w:after="0"/>
        <w:rPr>
          <w:rFonts w:ascii="Aptos" w:eastAsia="Aptos" w:hAnsi="Aptos" w:cs="Aptos"/>
        </w:rPr>
      </w:pPr>
      <w:r w:rsidRPr="00B332F0">
        <w:rPr>
          <w:rFonts w:ascii="Aptos" w:eastAsia="Aptos" w:hAnsi="Aptos" w:cs="Aptos"/>
        </w:rPr>
        <w:t>De Wet politiegegevens (Wpg) – specifieke eisen voor verwerking van politiegegevens door boa’s.</w:t>
      </w:r>
    </w:p>
    <w:p w14:paraId="58C26487" w14:textId="1B011C7D" w:rsidR="0734C925" w:rsidRPr="00B332F0" w:rsidRDefault="0734C925" w:rsidP="49D70FC1">
      <w:pPr>
        <w:pStyle w:val="ListParagraph"/>
        <w:numPr>
          <w:ilvl w:val="0"/>
          <w:numId w:val="10"/>
        </w:numPr>
        <w:spacing w:after="0"/>
        <w:rPr>
          <w:rFonts w:ascii="Aptos" w:eastAsia="Aptos" w:hAnsi="Aptos" w:cs="Aptos"/>
        </w:rPr>
      </w:pPr>
      <w:r w:rsidRPr="00B332F0">
        <w:rPr>
          <w:rFonts w:ascii="Aptos" w:eastAsia="Aptos" w:hAnsi="Aptos" w:cs="Aptos"/>
        </w:rPr>
        <w:t>De Wet justitiële en strafvorderlijke gegevens (Wjsg).</w:t>
      </w:r>
    </w:p>
    <w:p w14:paraId="5F4E1995" w14:textId="7B146853" w:rsidR="0734C925" w:rsidRPr="00B332F0" w:rsidRDefault="0734C925" w:rsidP="49D70FC1">
      <w:pPr>
        <w:pStyle w:val="ListParagraph"/>
        <w:numPr>
          <w:ilvl w:val="0"/>
          <w:numId w:val="10"/>
        </w:numPr>
        <w:spacing w:after="0"/>
        <w:rPr>
          <w:rFonts w:ascii="Aptos" w:eastAsia="Aptos" w:hAnsi="Aptos" w:cs="Aptos"/>
        </w:rPr>
      </w:pPr>
      <w:r w:rsidRPr="00B332F0">
        <w:rPr>
          <w:rFonts w:ascii="Aptos" w:eastAsia="Aptos" w:hAnsi="Aptos" w:cs="Aptos"/>
        </w:rPr>
        <w:t>De Wet open overheid (Woo) – transparantie en actieve openbaarmaking.</w:t>
      </w:r>
    </w:p>
    <w:p w14:paraId="69F8D37A" w14:textId="31BB0BF3" w:rsidR="0734C925" w:rsidRPr="00B332F0" w:rsidRDefault="0734C925" w:rsidP="49D70FC1">
      <w:pPr>
        <w:pStyle w:val="ListParagraph"/>
        <w:numPr>
          <w:ilvl w:val="0"/>
          <w:numId w:val="10"/>
        </w:numPr>
        <w:spacing w:after="0"/>
        <w:rPr>
          <w:rFonts w:ascii="Aptos" w:eastAsia="Aptos" w:hAnsi="Aptos" w:cs="Aptos"/>
        </w:rPr>
      </w:pPr>
      <w:r w:rsidRPr="00B332F0">
        <w:rPr>
          <w:rFonts w:ascii="Aptos" w:eastAsia="Aptos" w:hAnsi="Aptos" w:cs="Aptos"/>
        </w:rPr>
        <w:t>De Archiefwet 1995 – eisen aan archivering en informatiebeheer.</w:t>
      </w:r>
    </w:p>
    <w:p w14:paraId="5A022F05" w14:textId="3B79C2C7" w:rsidR="0734C925" w:rsidRPr="00B332F0" w:rsidRDefault="0734C925" w:rsidP="49D70FC1">
      <w:pPr>
        <w:pStyle w:val="ListParagraph"/>
        <w:numPr>
          <w:ilvl w:val="0"/>
          <w:numId w:val="10"/>
        </w:numPr>
        <w:spacing w:after="0"/>
        <w:rPr>
          <w:rFonts w:ascii="Aptos" w:eastAsia="Aptos" w:hAnsi="Aptos" w:cs="Aptos"/>
        </w:rPr>
      </w:pPr>
      <w:r w:rsidRPr="00B332F0">
        <w:rPr>
          <w:rFonts w:ascii="Aptos" w:eastAsia="Aptos" w:hAnsi="Aptos" w:cs="Aptos"/>
        </w:rPr>
        <w:t>De Wet beveiliging netwerk- en informatiesystemen (Wbni) – voor zover van toepassing via vitale aanbieders of ketenrelaties.</w:t>
      </w:r>
    </w:p>
    <w:p w14:paraId="449023C0" w14:textId="57FAB977" w:rsidR="0734C925" w:rsidRPr="00B332F0" w:rsidRDefault="0734C925" w:rsidP="49D70FC1">
      <w:pPr>
        <w:pStyle w:val="ListParagraph"/>
        <w:numPr>
          <w:ilvl w:val="0"/>
          <w:numId w:val="10"/>
        </w:numPr>
        <w:spacing w:after="0"/>
        <w:rPr>
          <w:rFonts w:ascii="Aptos" w:eastAsia="Aptos" w:hAnsi="Aptos" w:cs="Aptos"/>
        </w:rPr>
      </w:pPr>
      <w:r w:rsidRPr="00B332F0">
        <w:rPr>
          <w:rFonts w:ascii="Aptos" w:eastAsia="Aptos" w:hAnsi="Aptos" w:cs="Aptos"/>
        </w:rPr>
        <w:t>Gemeentelijke regelgeving, sectorale normen (zoals BIO) en relevante Europese regelgeving.</w:t>
      </w:r>
    </w:p>
    <w:p w14:paraId="270C1690" w14:textId="6E23399D" w:rsidR="0734C925" w:rsidRDefault="0734C925" w:rsidP="49D70FC1">
      <w:pPr>
        <w:spacing w:after="0"/>
      </w:pPr>
      <w:r w:rsidRPr="49D70FC1">
        <w:rPr>
          <w:rFonts w:ascii="Aptos" w:eastAsia="Aptos" w:hAnsi="Aptos" w:cs="Aptos"/>
        </w:rPr>
        <w:t>Wijzigingen in wet- en regelgeving, toezichtkaders en jurisprudentie vormen een continue bron van compliance- en reputatierisico’s. Het IMS borgt dat relevante ontwikkelingen structureel worden gevolgd en vertaald naar beleid en maatregelen.</w:t>
      </w:r>
    </w:p>
    <w:p w14:paraId="1D83CBA6" w14:textId="284421A3" w:rsidR="0734C925" w:rsidRDefault="0734C925" w:rsidP="49D70FC1">
      <w:pPr>
        <w:spacing w:after="0"/>
      </w:pPr>
      <w:r w:rsidRPr="49D70FC1">
        <w:rPr>
          <w:rFonts w:ascii="Aptos" w:eastAsia="Aptos" w:hAnsi="Aptos" w:cs="Aptos"/>
          <w:b/>
          <w:bCs/>
        </w:rPr>
        <w:t xml:space="preserve"> </w:t>
      </w:r>
    </w:p>
    <w:p w14:paraId="00C89994" w14:textId="38D3C629" w:rsidR="0734C925" w:rsidRDefault="0734C925" w:rsidP="49D70FC1">
      <w:pPr>
        <w:pStyle w:val="Heading3"/>
      </w:pPr>
      <w:bookmarkStart w:id="36" w:name="_Toc224207845"/>
      <w:r w:rsidRPr="49D70FC1">
        <w:t>Dreigingen en ontwikkelingen</w:t>
      </w:r>
      <w:bookmarkEnd w:id="36"/>
    </w:p>
    <w:p w14:paraId="526D197E" w14:textId="123A328D" w:rsidR="0734C925" w:rsidRDefault="0734C925" w:rsidP="49D70FC1">
      <w:pPr>
        <w:spacing w:after="0"/>
      </w:pPr>
      <w:r w:rsidRPr="49D70FC1">
        <w:rPr>
          <w:rFonts w:ascii="Aptos" w:eastAsia="Aptos" w:hAnsi="Aptos" w:cs="Aptos"/>
        </w:rPr>
        <w:t>De gemeente opereert in een dreigingslandschap dat continu verandert. Belangrijke dreigingscategorieën zijn:</w:t>
      </w:r>
    </w:p>
    <w:p w14:paraId="650599E2" w14:textId="71DD6376" w:rsidR="0734C925" w:rsidRDefault="0734C925" w:rsidP="49D70FC1">
      <w:pPr>
        <w:spacing w:after="0"/>
      </w:pPr>
      <w:r w:rsidRPr="49D70FC1">
        <w:rPr>
          <w:rFonts w:ascii="Aptos" w:eastAsia="Aptos" w:hAnsi="Aptos" w:cs="Aptos"/>
          <w:b/>
          <w:bCs/>
        </w:rPr>
        <w:t>Cyberdreigingen</w:t>
      </w:r>
    </w:p>
    <w:p w14:paraId="3200BB12" w14:textId="4D47B4EE" w:rsidR="0734C925" w:rsidRDefault="0734C925" w:rsidP="49D70FC1">
      <w:pPr>
        <w:pStyle w:val="ListParagraph"/>
        <w:numPr>
          <w:ilvl w:val="0"/>
          <w:numId w:val="9"/>
        </w:numPr>
        <w:spacing w:after="0"/>
        <w:rPr>
          <w:rFonts w:ascii="Aptos" w:eastAsia="Aptos" w:hAnsi="Aptos" w:cs="Aptos"/>
        </w:rPr>
      </w:pPr>
      <w:r w:rsidRPr="49D70FC1">
        <w:rPr>
          <w:rFonts w:ascii="Aptos" w:eastAsia="Aptos" w:hAnsi="Aptos" w:cs="Aptos"/>
        </w:rPr>
        <w:t>Ransomware, phishing en datalekken.</w:t>
      </w:r>
    </w:p>
    <w:p w14:paraId="36D6F175" w14:textId="38F0E9EA" w:rsidR="0734C925" w:rsidRDefault="0734C925" w:rsidP="49D70FC1">
      <w:pPr>
        <w:pStyle w:val="ListParagraph"/>
        <w:numPr>
          <w:ilvl w:val="0"/>
          <w:numId w:val="9"/>
        </w:numPr>
        <w:spacing w:after="0"/>
        <w:rPr>
          <w:rFonts w:ascii="Aptos" w:eastAsia="Aptos" w:hAnsi="Aptos" w:cs="Aptos"/>
        </w:rPr>
      </w:pPr>
      <w:r w:rsidRPr="49D70FC1">
        <w:rPr>
          <w:rFonts w:ascii="Aptos" w:eastAsia="Aptos" w:hAnsi="Aptos" w:cs="Aptos"/>
        </w:rPr>
        <w:t>Gerichte aanvallen op gemeentelijke infrastructuur.</w:t>
      </w:r>
    </w:p>
    <w:p w14:paraId="1CBCDCC8" w14:textId="53138744" w:rsidR="0734C925" w:rsidRDefault="0734C925" w:rsidP="49D70FC1">
      <w:pPr>
        <w:pStyle w:val="ListParagraph"/>
        <w:numPr>
          <w:ilvl w:val="0"/>
          <w:numId w:val="9"/>
        </w:numPr>
        <w:spacing w:after="0"/>
        <w:rPr>
          <w:rFonts w:ascii="Aptos" w:eastAsia="Aptos" w:hAnsi="Aptos" w:cs="Aptos"/>
        </w:rPr>
      </w:pPr>
      <w:r w:rsidRPr="49D70FC1">
        <w:rPr>
          <w:rFonts w:ascii="Aptos" w:eastAsia="Aptos" w:hAnsi="Aptos" w:cs="Aptos"/>
        </w:rPr>
        <w:t>Verstoring van digitale dienstverlening.</w:t>
      </w:r>
    </w:p>
    <w:p w14:paraId="506ADB8D" w14:textId="0FF0E726" w:rsidR="0734C925" w:rsidRDefault="0734C925" w:rsidP="49D70FC1">
      <w:pPr>
        <w:spacing w:after="0"/>
      </w:pPr>
      <w:r w:rsidRPr="49D70FC1">
        <w:rPr>
          <w:rFonts w:ascii="Aptos" w:eastAsia="Aptos" w:hAnsi="Aptos" w:cs="Aptos"/>
          <w:b/>
          <w:bCs/>
        </w:rPr>
        <w:t>Informatierisico’s</w:t>
      </w:r>
    </w:p>
    <w:p w14:paraId="08F8A3E8" w14:textId="4AB92D69" w:rsidR="0734C925" w:rsidRDefault="0734C925" w:rsidP="49D70FC1">
      <w:pPr>
        <w:pStyle w:val="ListParagraph"/>
        <w:numPr>
          <w:ilvl w:val="0"/>
          <w:numId w:val="8"/>
        </w:numPr>
        <w:spacing w:after="0"/>
        <w:rPr>
          <w:rFonts w:ascii="Aptos" w:eastAsia="Aptos" w:hAnsi="Aptos" w:cs="Aptos"/>
        </w:rPr>
      </w:pPr>
      <w:r w:rsidRPr="49D70FC1">
        <w:rPr>
          <w:rFonts w:ascii="Aptos" w:eastAsia="Aptos" w:hAnsi="Aptos" w:cs="Aptos"/>
        </w:rPr>
        <w:t>Onrechtmatige of onzorgvuldige verwerking van persoonsgegevens.</w:t>
      </w:r>
    </w:p>
    <w:p w14:paraId="03435ABC" w14:textId="7E4E3BE0" w:rsidR="0734C925" w:rsidRDefault="0734C925" w:rsidP="49D70FC1">
      <w:pPr>
        <w:pStyle w:val="ListParagraph"/>
        <w:numPr>
          <w:ilvl w:val="0"/>
          <w:numId w:val="8"/>
        </w:numPr>
        <w:spacing w:after="0"/>
        <w:rPr>
          <w:rFonts w:ascii="Aptos" w:eastAsia="Aptos" w:hAnsi="Aptos" w:cs="Aptos"/>
        </w:rPr>
      </w:pPr>
      <w:r w:rsidRPr="49D70FC1">
        <w:rPr>
          <w:rFonts w:ascii="Aptos" w:eastAsia="Aptos" w:hAnsi="Aptos" w:cs="Aptos"/>
        </w:rPr>
        <w:t>Onvoldoende toegangsbeheer of logging.</w:t>
      </w:r>
    </w:p>
    <w:p w14:paraId="3191E08F" w14:textId="396E553A" w:rsidR="0734C925" w:rsidRDefault="0734C925" w:rsidP="49D70FC1">
      <w:pPr>
        <w:pStyle w:val="ListParagraph"/>
        <w:numPr>
          <w:ilvl w:val="0"/>
          <w:numId w:val="8"/>
        </w:numPr>
        <w:spacing w:after="0"/>
        <w:rPr>
          <w:rFonts w:ascii="Aptos" w:eastAsia="Aptos" w:hAnsi="Aptos" w:cs="Aptos"/>
        </w:rPr>
      </w:pPr>
      <w:r w:rsidRPr="49D70FC1">
        <w:rPr>
          <w:rFonts w:ascii="Aptos" w:eastAsia="Aptos" w:hAnsi="Aptos" w:cs="Aptos"/>
        </w:rPr>
        <w:t>Onbetrouwbare of onvolledige gegevens.</w:t>
      </w:r>
    </w:p>
    <w:p w14:paraId="2F7DA8E3" w14:textId="42EFF000" w:rsidR="0734C925" w:rsidRDefault="0734C925" w:rsidP="49D70FC1">
      <w:pPr>
        <w:spacing w:after="0"/>
      </w:pPr>
      <w:r w:rsidRPr="49D70FC1">
        <w:rPr>
          <w:rFonts w:ascii="Aptos" w:eastAsia="Aptos" w:hAnsi="Aptos" w:cs="Aptos"/>
          <w:b/>
          <w:bCs/>
        </w:rPr>
        <w:t>Fysieke en maatschappelijke dreigingen</w:t>
      </w:r>
    </w:p>
    <w:p w14:paraId="09A214ED" w14:textId="5D508ADD" w:rsidR="0734C925" w:rsidRDefault="0734C925" w:rsidP="49D70FC1">
      <w:pPr>
        <w:pStyle w:val="ListParagraph"/>
        <w:numPr>
          <w:ilvl w:val="0"/>
          <w:numId w:val="7"/>
        </w:numPr>
        <w:spacing w:after="0"/>
        <w:rPr>
          <w:rFonts w:ascii="Aptos" w:eastAsia="Aptos" w:hAnsi="Aptos" w:cs="Aptos"/>
        </w:rPr>
      </w:pPr>
      <w:r w:rsidRPr="49D70FC1">
        <w:rPr>
          <w:rFonts w:ascii="Aptos" w:eastAsia="Aptos" w:hAnsi="Aptos" w:cs="Aptos"/>
        </w:rPr>
        <w:t>Stroomuitval, brand, wateroverlast of pandemieën.</w:t>
      </w:r>
    </w:p>
    <w:p w14:paraId="1447AD46" w14:textId="33BF93C7" w:rsidR="0734C925" w:rsidRDefault="0734C925" w:rsidP="49D70FC1">
      <w:pPr>
        <w:pStyle w:val="ListParagraph"/>
        <w:numPr>
          <w:ilvl w:val="0"/>
          <w:numId w:val="7"/>
        </w:numPr>
        <w:spacing w:after="0"/>
        <w:rPr>
          <w:rFonts w:ascii="Aptos" w:eastAsia="Aptos" w:hAnsi="Aptos" w:cs="Aptos"/>
        </w:rPr>
      </w:pPr>
      <w:r w:rsidRPr="49D70FC1">
        <w:rPr>
          <w:rFonts w:ascii="Aptos" w:eastAsia="Aptos" w:hAnsi="Aptos" w:cs="Aptos"/>
        </w:rPr>
        <w:t>Maatschappelijke onrust of incidenten met grote bestuurlijke impact.</w:t>
      </w:r>
    </w:p>
    <w:p w14:paraId="568AC544" w14:textId="7FD372D0" w:rsidR="0734C925" w:rsidRDefault="0734C925" w:rsidP="49D70FC1">
      <w:pPr>
        <w:pStyle w:val="ListParagraph"/>
        <w:numPr>
          <w:ilvl w:val="0"/>
          <w:numId w:val="7"/>
        </w:numPr>
        <w:spacing w:after="0"/>
        <w:rPr>
          <w:rFonts w:ascii="Aptos" w:eastAsia="Aptos" w:hAnsi="Aptos" w:cs="Aptos"/>
        </w:rPr>
      </w:pPr>
      <w:r w:rsidRPr="49D70FC1">
        <w:rPr>
          <w:rFonts w:ascii="Aptos" w:eastAsia="Aptos" w:hAnsi="Aptos" w:cs="Aptos"/>
        </w:rPr>
        <w:t>Desinformatie en reputatieschade.</w:t>
      </w:r>
    </w:p>
    <w:p w14:paraId="36FFFE73" w14:textId="30EA2D53" w:rsidR="0734C925" w:rsidRDefault="0734C925" w:rsidP="49D70FC1">
      <w:pPr>
        <w:spacing w:after="0"/>
      </w:pPr>
      <w:r w:rsidRPr="49D70FC1">
        <w:rPr>
          <w:rFonts w:ascii="Aptos" w:eastAsia="Aptos" w:hAnsi="Aptos" w:cs="Aptos"/>
          <w:b/>
          <w:bCs/>
        </w:rPr>
        <w:t>Organisatorische factoren</w:t>
      </w:r>
    </w:p>
    <w:p w14:paraId="671A856D" w14:textId="4C10417B" w:rsidR="0734C925" w:rsidRDefault="0734C925" w:rsidP="49D70FC1">
      <w:pPr>
        <w:pStyle w:val="ListParagraph"/>
        <w:numPr>
          <w:ilvl w:val="0"/>
          <w:numId w:val="6"/>
        </w:numPr>
        <w:spacing w:after="0"/>
        <w:rPr>
          <w:rFonts w:ascii="Aptos" w:eastAsia="Aptos" w:hAnsi="Aptos" w:cs="Aptos"/>
        </w:rPr>
      </w:pPr>
      <w:r w:rsidRPr="49D70FC1">
        <w:rPr>
          <w:rFonts w:ascii="Aptos" w:eastAsia="Aptos" w:hAnsi="Aptos" w:cs="Aptos"/>
        </w:rPr>
        <w:t>Toenemende digitalisering en afhankelijkheid van ICT.</w:t>
      </w:r>
    </w:p>
    <w:p w14:paraId="3629F3CC" w14:textId="31B804C0" w:rsidR="0734C925" w:rsidRDefault="0734C925" w:rsidP="49D70FC1">
      <w:pPr>
        <w:pStyle w:val="ListParagraph"/>
        <w:numPr>
          <w:ilvl w:val="0"/>
          <w:numId w:val="6"/>
        </w:numPr>
        <w:spacing w:after="0"/>
        <w:rPr>
          <w:rFonts w:ascii="Aptos" w:eastAsia="Aptos" w:hAnsi="Aptos" w:cs="Aptos"/>
        </w:rPr>
      </w:pPr>
      <w:r w:rsidRPr="49D70FC1">
        <w:rPr>
          <w:rFonts w:ascii="Aptos" w:eastAsia="Aptos" w:hAnsi="Aptos" w:cs="Aptos"/>
        </w:rPr>
        <w:t>Krapte op de arbeidsmarkt en kennisafhankelijkheid.</w:t>
      </w:r>
    </w:p>
    <w:p w14:paraId="71291408" w14:textId="4C892E5D" w:rsidR="0734C925" w:rsidRDefault="0734C925" w:rsidP="49D70FC1">
      <w:pPr>
        <w:pStyle w:val="ListParagraph"/>
        <w:numPr>
          <w:ilvl w:val="0"/>
          <w:numId w:val="6"/>
        </w:numPr>
        <w:spacing w:after="0"/>
        <w:rPr>
          <w:rFonts w:ascii="Aptos" w:eastAsia="Aptos" w:hAnsi="Aptos" w:cs="Aptos"/>
        </w:rPr>
      </w:pPr>
      <w:r w:rsidRPr="49D70FC1">
        <w:rPr>
          <w:rFonts w:ascii="Aptos" w:eastAsia="Aptos" w:hAnsi="Aptos" w:cs="Aptos"/>
        </w:rPr>
        <w:t>Veranderende bestuurlijke prioriteiten.</w:t>
      </w:r>
    </w:p>
    <w:p w14:paraId="16945E5A" w14:textId="43150634" w:rsidR="0734C925" w:rsidRDefault="0734C925" w:rsidP="49D70FC1">
      <w:pPr>
        <w:spacing w:after="0"/>
      </w:pPr>
      <w:r w:rsidRPr="49D70FC1">
        <w:rPr>
          <w:rFonts w:ascii="Aptos" w:eastAsia="Aptos" w:hAnsi="Aptos" w:cs="Aptos"/>
        </w:rPr>
        <w:t>Deze dreigingen beïnvloeden zowel de vertrouwelijkheid, integriteit en beschikbaarheid van informatie als de continuïteit van primaire processen.</w:t>
      </w:r>
    </w:p>
    <w:p w14:paraId="39C2C42A" w14:textId="6DF6FA27" w:rsidR="49D70FC1" w:rsidRDefault="49D70FC1" w:rsidP="49D70FC1">
      <w:pPr>
        <w:spacing w:after="0"/>
        <w:rPr>
          <w:rFonts w:ascii="Aptos" w:eastAsia="Aptos" w:hAnsi="Aptos" w:cs="Aptos"/>
          <w:b/>
          <w:bCs/>
        </w:rPr>
      </w:pPr>
    </w:p>
    <w:p w14:paraId="66EA0F86" w14:textId="5084211B" w:rsidR="0734C925" w:rsidRDefault="0734C925" w:rsidP="49D70FC1">
      <w:pPr>
        <w:pStyle w:val="Heading3"/>
      </w:pPr>
      <w:bookmarkStart w:id="37" w:name="_Toc224207846"/>
      <w:r w:rsidRPr="49D70FC1">
        <w:t>Ketenafhankelijkheden</w:t>
      </w:r>
      <w:bookmarkEnd w:id="37"/>
    </w:p>
    <w:p w14:paraId="59F79F08" w14:textId="0B16AA76" w:rsidR="0734C925" w:rsidRDefault="0734C925" w:rsidP="49D70FC1">
      <w:pPr>
        <w:spacing w:after="0"/>
      </w:pPr>
      <w:r w:rsidRPr="49D70FC1">
        <w:rPr>
          <w:rFonts w:ascii="Aptos" w:eastAsia="Aptos" w:hAnsi="Aptos" w:cs="Aptos"/>
        </w:rPr>
        <w:t>De gemeente opereert in een uitgebreid netwerk van ketenpartners, leveranciers en samenwerkingsverbanden. Voorbeelden zijn:</w:t>
      </w:r>
    </w:p>
    <w:p w14:paraId="5D43C374" w14:textId="79719BAD" w:rsidR="0734C925" w:rsidRDefault="0734C925" w:rsidP="49D70FC1">
      <w:pPr>
        <w:pStyle w:val="ListParagraph"/>
        <w:numPr>
          <w:ilvl w:val="0"/>
          <w:numId w:val="5"/>
        </w:numPr>
        <w:spacing w:after="0"/>
        <w:rPr>
          <w:rFonts w:ascii="Aptos" w:eastAsia="Aptos" w:hAnsi="Aptos" w:cs="Aptos"/>
        </w:rPr>
      </w:pPr>
      <w:r w:rsidRPr="49D70FC1">
        <w:rPr>
          <w:rFonts w:ascii="Aptos" w:eastAsia="Aptos" w:hAnsi="Aptos" w:cs="Aptos"/>
        </w:rPr>
        <w:t>Gemeenschappelijke regelingen en regionale samenwerkingsverbanden.</w:t>
      </w:r>
    </w:p>
    <w:p w14:paraId="31261AB0" w14:textId="73571E0B" w:rsidR="0734C925" w:rsidRDefault="0734C925" w:rsidP="49D70FC1">
      <w:pPr>
        <w:pStyle w:val="ListParagraph"/>
        <w:numPr>
          <w:ilvl w:val="0"/>
          <w:numId w:val="5"/>
        </w:numPr>
        <w:spacing w:after="0"/>
        <w:rPr>
          <w:rFonts w:ascii="Aptos" w:eastAsia="Aptos" w:hAnsi="Aptos" w:cs="Aptos"/>
        </w:rPr>
      </w:pPr>
      <w:r w:rsidRPr="49D70FC1">
        <w:rPr>
          <w:rFonts w:ascii="Aptos" w:eastAsia="Aptos" w:hAnsi="Aptos" w:cs="Aptos"/>
        </w:rPr>
        <w:t>Landelijke voorzieningen (zoals basisregistraties).</w:t>
      </w:r>
    </w:p>
    <w:p w14:paraId="6E307E60" w14:textId="053DFB37" w:rsidR="0734C925" w:rsidRDefault="0734C925" w:rsidP="49D70FC1">
      <w:pPr>
        <w:pStyle w:val="ListParagraph"/>
        <w:numPr>
          <w:ilvl w:val="0"/>
          <w:numId w:val="5"/>
        </w:numPr>
        <w:spacing w:after="0"/>
        <w:rPr>
          <w:rFonts w:ascii="Aptos" w:eastAsia="Aptos" w:hAnsi="Aptos" w:cs="Aptos"/>
        </w:rPr>
      </w:pPr>
      <w:r w:rsidRPr="49D70FC1">
        <w:rPr>
          <w:rFonts w:ascii="Aptos" w:eastAsia="Aptos" w:hAnsi="Aptos" w:cs="Aptos"/>
        </w:rPr>
        <w:t>ICT-leveranciers en cloud-dienstverleners.</w:t>
      </w:r>
    </w:p>
    <w:p w14:paraId="7B654D1B" w14:textId="27829E22" w:rsidR="0734C925" w:rsidRDefault="0734C925" w:rsidP="49D70FC1">
      <w:pPr>
        <w:pStyle w:val="ListParagraph"/>
        <w:numPr>
          <w:ilvl w:val="0"/>
          <w:numId w:val="5"/>
        </w:numPr>
        <w:spacing w:after="0"/>
        <w:rPr>
          <w:rFonts w:ascii="Aptos" w:eastAsia="Aptos" w:hAnsi="Aptos" w:cs="Aptos"/>
        </w:rPr>
      </w:pPr>
      <w:r w:rsidRPr="49D70FC1">
        <w:rPr>
          <w:rFonts w:ascii="Aptos" w:eastAsia="Aptos" w:hAnsi="Aptos" w:cs="Aptos"/>
        </w:rPr>
        <w:t>Zorg- en veiligheidsketens.</w:t>
      </w:r>
    </w:p>
    <w:p w14:paraId="76E084F8" w14:textId="7BF58596" w:rsidR="0734C925" w:rsidRDefault="0734C925" w:rsidP="49D70FC1">
      <w:pPr>
        <w:spacing w:after="0"/>
      </w:pPr>
      <w:r w:rsidRPr="49D70FC1">
        <w:rPr>
          <w:rFonts w:ascii="Aptos" w:eastAsia="Aptos" w:hAnsi="Aptos" w:cs="Aptos"/>
        </w:rPr>
        <w:t>De afhankelijkheid van externe partijen vergroot het risico op:</w:t>
      </w:r>
    </w:p>
    <w:p w14:paraId="7BA98124" w14:textId="4FC266BC" w:rsidR="0734C925" w:rsidRDefault="0734C925" w:rsidP="49D70FC1">
      <w:pPr>
        <w:pStyle w:val="ListParagraph"/>
        <w:numPr>
          <w:ilvl w:val="0"/>
          <w:numId w:val="4"/>
        </w:numPr>
        <w:spacing w:after="0"/>
        <w:rPr>
          <w:rFonts w:ascii="Aptos" w:eastAsia="Aptos" w:hAnsi="Aptos" w:cs="Aptos"/>
        </w:rPr>
      </w:pPr>
      <w:r w:rsidRPr="49D70FC1">
        <w:rPr>
          <w:rFonts w:ascii="Aptos" w:eastAsia="Aptos" w:hAnsi="Aptos" w:cs="Aptos"/>
        </w:rPr>
        <w:t>Uitval van dienstverlening door verstoringen bij leveranciers.</w:t>
      </w:r>
    </w:p>
    <w:p w14:paraId="069C01E4" w14:textId="6382DF01" w:rsidR="0734C925" w:rsidRDefault="0734C925" w:rsidP="49D70FC1">
      <w:pPr>
        <w:pStyle w:val="ListParagraph"/>
        <w:numPr>
          <w:ilvl w:val="0"/>
          <w:numId w:val="4"/>
        </w:numPr>
        <w:spacing w:after="0"/>
        <w:rPr>
          <w:rFonts w:ascii="Aptos" w:eastAsia="Aptos" w:hAnsi="Aptos" w:cs="Aptos"/>
        </w:rPr>
      </w:pPr>
      <w:r w:rsidRPr="49D70FC1">
        <w:rPr>
          <w:rFonts w:ascii="Aptos" w:eastAsia="Aptos" w:hAnsi="Aptos" w:cs="Aptos"/>
        </w:rPr>
        <w:t>Onvoldoende beveiligingsniveau in de keten.</w:t>
      </w:r>
    </w:p>
    <w:p w14:paraId="147AA846" w14:textId="48FD8333" w:rsidR="0734C925" w:rsidRDefault="0734C925" w:rsidP="49D70FC1">
      <w:pPr>
        <w:pStyle w:val="ListParagraph"/>
        <w:numPr>
          <w:ilvl w:val="0"/>
          <w:numId w:val="4"/>
        </w:numPr>
        <w:spacing w:after="0"/>
        <w:rPr>
          <w:rFonts w:ascii="Aptos" w:eastAsia="Aptos" w:hAnsi="Aptos" w:cs="Aptos"/>
        </w:rPr>
      </w:pPr>
      <w:r w:rsidRPr="49D70FC1">
        <w:rPr>
          <w:rFonts w:ascii="Aptos" w:eastAsia="Aptos" w:hAnsi="Aptos" w:cs="Aptos"/>
        </w:rPr>
        <w:t>Onduidelijkheid over verantwoordelijkheden bij incidenten.</w:t>
      </w:r>
    </w:p>
    <w:p w14:paraId="14209F7A" w14:textId="732182CE" w:rsidR="0734C925" w:rsidRDefault="0734C925" w:rsidP="49D70FC1">
      <w:pPr>
        <w:pStyle w:val="ListParagraph"/>
        <w:numPr>
          <w:ilvl w:val="0"/>
          <w:numId w:val="4"/>
        </w:numPr>
        <w:spacing w:after="0"/>
        <w:rPr>
          <w:rFonts w:ascii="Aptos" w:eastAsia="Aptos" w:hAnsi="Aptos" w:cs="Aptos"/>
        </w:rPr>
      </w:pPr>
      <w:r w:rsidRPr="49D70FC1">
        <w:rPr>
          <w:rFonts w:ascii="Aptos" w:eastAsia="Aptos" w:hAnsi="Aptos" w:cs="Aptos"/>
        </w:rPr>
        <w:t>Complexiteit bij gegevensuitwisseling.</w:t>
      </w:r>
    </w:p>
    <w:p w14:paraId="726DF1E7" w14:textId="6874D465" w:rsidR="0734C925" w:rsidRDefault="0734C925" w:rsidP="49D70FC1">
      <w:pPr>
        <w:spacing w:after="0"/>
      </w:pPr>
      <w:r w:rsidRPr="49D70FC1">
        <w:rPr>
          <w:rFonts w:ascii="Aptos" w:eastAsia="Aptos" w:hAnsi="Aptos" w:cs="Aptos"/>
        </w:rPr>
        <w:t>Het IMS adresseert deze ketenrisico’s door:</w:t>
      </w:r>
    </w:p>
    <w:p w14:paraId="4D65785B" w14:textId="3C3A0ADE" w:rsidR="0734C925" w:rsidRDefault="0734C925" w:rsidP="49D70FC1">
      <w:pPr>
        <w:pStyle w:val="ListParagraph"/>
        <w:numPr>
          <w:ilvl w:val="0"/>
          <w:numId w:val="3"/>
        </w:numPr>
        <w:spacing w:after="0"/>
        <w:rPr>
          <w:rFonts w:ascii="Aptos" w:eastAsia="Aptos" w:hAnsi="Aptos" w:cs="Aptos"/>
        </w:rPr>
      </w:pPr>
      <w:r w:rsidRPr="49D70FC1">
        <w:rPr>
          <w:rFonts w:ascii="Aptos" w:eastAsia="Aptos" w:hAnsi="Aptos" w:cs="Aptos"/>
        </w:rPr>
        <w:t>Heldere contractuele afspraken (beveiliging, privacy, continuïteit).</w:t>
      </w:r>
    </w:p>
    <w:p w14:paraId="1D4AB32F" w14:textId="67A3CAF0" w:rsidR="0734C925" w:rsidRDefault="0734C925" w:rsidP="49D70FC1">
      <w:pPr>
        <w:pStyle w:val="ListParagraph"/>
        <w:numPr>
          <w:ilvl w:val="0"/>
          <w:numId w:val="3"/>
        </w:numPr>
        <w:spacing w:after="0"/>
        <w:rPr>
          <w:rFonts w:ascii="Aptos" w:eastAsia="Aptos" w:hAnsi="Aptos" w:cs="Aptos"/>
        </w:rPr>
      </w:pPr>
      <w:r w:rsidRPr="49D70FC1">
        <w:rPr>
          <w:rFonts w:ascii="Aptos" w:eastAsia="Aptos" w:hAnsi="Aptos" w:cs="Aptos"/>
        </w:rPr>
        <w:t>Leveranciersbeoordelingen en -monitoring.</w:t>
      </w:r>
    </w:p>
    <w:p w14:paraId="007ACD2B" w14:textId="5C60F3FE" w:rsidR="0734C925" w:rsidRDefault="0734C925" w:rsidP="49D70FC1">
      <w:pPr>
        <w:pStyle w:val="ListParagraph"/>
        <w:numPr>
          <w:ilvl w:val="0"/>
          <w:numId w:val="3"/>
        </w:numPr>
        <w:spacing w:after="0"/>
        <w:rPr>
          <w:rFonts w:ascii="Aptos" w:eastAsia="Aptos" w:hAnsi="Aptos" w:cs="Aptos"/>
        </w:rPr>
      </w:pPr>
      <w:r w:rsidRPr="49D70FC1">
        <w:rPr>
          <w:rFonts w:ascii="Aptos" w:eastAsia="Aptos" w:hAnsi="Aptos" w:cs="Aptos"/>
        </w:rPr>
        <w:t>Afstemming van incidentmanagement.</w:t>
      </w:r>
    </w:p>
    <w:p w14:paraId="602F9A2C" w14:textId="366C6570" w:rsidR="0734C925" w:rsidRDefault="0734C925" w:rsidP="49D70FC1">
      <w:pPr>
        <w:pStyle w:val="ListParagraph"/>
        <w:numPr>
          <w:ilvl w:val="0"/>
          <w:numId w:val="3"/>
        </w:numPr>
        <w:spacing w:after="0"/>
        <w:rPr>
          <w:rFonts w:ascii="Aptos" w:eastAsia="Aptos" w:hAnsi="Aptos" w:cs="Aptos"/>
        </w:rPr>
      </w:pPr>
      <w:r w:rsidRPr="49D70FC1">
        <w:rPr>
          <w:rFonts w:ascii="Aptos" w:eastAsia="Aptos" w:hAnsi="Aptos" w:cs="Aptos"/>
        </w:rPr>
        <w:t>Structurele ketensamenwerking en informatie-uitwisseling.</w:t>
      </w:r>
    </w:p>
    <w:p w14:paraId="2F4265B6" w14:textId="036BE0F8" w:rsidR="0734C925" w:rsidRDefault="0734C925" w:rsidP="49D70FC1">
      <w:pPr>
        <w:spacing w:after="0"/>
      </w:pPr>
      <w:r w:rsidRPr="49D70FC1">
        <w:rPr>
          <w:rFonts w:ascii="Aptos" w:eastAsia="Aptos" w:hAnsi="Aptos" w:cs="Aptos"/>
          <w:b/>
          <w:bCs/>
        </w:rPr>
        <w:t xml:space="preserve"> </w:t>
      </w:r>
    </w:p>
    <w:p w14:paraId="11B87CF2" w14:textId="1CA34EDA" w:rsidR="0734C925" w:rsidRDefault="0734C925" w:rsidP="49D70FC1">
      <w:pPr>
        <w:pStyle w:val="Heading3"/>
      </w:pPr>
      <w:bookmarkStart w:id="38" w:name="_Toc224207847"/>
      <w:r w:rsidRPr="49D70FC1">
        <w:t>Interne context</w:t>
      </w:r>
      <w:bookmarkEnd w:id="38"/>
    </w:p>
    <w:p w14:paraId="00EE254E" w14:textId="1075AF95" w:rsidR="0734C925" w:rsidRDefault="0734C925" w:rsidP="49D70FC1">
      <w:pPr>
        <w:spacing w:after="0"/>
      </w:pPr>
      <w:r w:rsidRPr="49D70FC1">
        <w:rPr>
          <w:rFonts w:ascii="Aptos" w:eastAsia="Aptos" w:hAnsi="Aptos" w:cs="Aptos"/>
        </w:rPr>
        <w:t>Naast externe factoren spelen interne kenmerken een belangrijke rol:</w:t>
      </w:r>
    </w:p>
    <w:p w14:paraId="20E7889B" w14:textId="64585F19" w:rsidR="0734C925" w:rsidRDefault="0734C925" w:rsidP="49D70FC1">
      <w:pPr>
        <w:pStyle w:val="ListParagraph"/>
        <w:numPr>
          <w:ilvl w:val="0"/>
          <w:numId w:val="2"/>
        </w:numPr>
        <w:spacing w:after="0"/>
        <w:rPr>
          <w:rFonts w:ascii="Aptos" w:eastAsia="Aptos" w:hAnsi="Aptos" w:cs="Aptos"/>
        </w:rPr>
      </w:pPr>
      <w:r w:rsidRPr="49D70FC1">
        <w:rPr>
          <w:rFonts w:ascii="Aptos" w:eastAsia="Aptos" w:hAnsi="Aptos" w:cs="Aptos"/>
        </w:rPr>
        <w:t>De bestuurlijke en ambtelijke structuur.</w:t>
      </w:r>
    </w:p>
    <w:p w14:paraId="37292A08" w14:textId="736FE5E5" w:rsidR="0734C925" w:rsidRDefault="0734C925" w:rsidP="49D70FC1">
      <w:pPr>
        <w:pStyle w:val="ListParagraph"/>
        <w:numPr>
          <w:ilvl w:val="0"/>
          <w:numId w:val="2"/>
        </w:numPr>
        <w:spacing w:after="0"/>
        <w:rPr>
          <w:rFonts w:ascii="Aptos" w:eastAsia="Aptos" w:hAnsi="Aptos" w:cs="Aptos"/>
        </w:rPr>
      </w:pPr>
      <w:r w:rsidRPr="49D70FC1">
        <w:rPr>
          <w:rFonts w:ascii="Aptos" w:eastAsia="Aptos" w:hAnsi="Aptos" w:cs="Aptos"/>
        </w:rPr>
        <w:t>De mate van digitalisering van processen.</w:t>
      </w:r>
    </w:p>
    <w:p w14:paraId="6AD0C41A" w14:textId="473D9719" w:rsidR="0734C925" w:rsidRDefault="0734C925" w:rsidP="49D70FC1">
      <w:pPr>
        <w:pStyle w:val="ListParagraph"/>
        <w:numPr>
          <w:ilvl w:val="0"/>
          <w:numId w:val="2"/>
        </w:numPr>
        <w:spacing w:after="0"/>
        <w:rPr>
          <w:rFonts w:ascii="Aptos" w:eastAsia="Aptos" w:hAnsi="Aptos" w:cs="Aptos"/>
        </w:rPr>
      </w:pPr>
      <w:r w:rsidRPr="49D70FC1">
        <w:rPr>
          <w:rFonts w:ascii="Aptos" w:eastAsia="Aptos" w:hAnsi="Aptos" w:cs="Aptos"/>
        </w:rPr>
        <w:t>De risicobereidheid (risk appetite) van het bestuur.</w:t>
      </w:r>
    </w:p>
    <w:p w14:paraId="30AB3BF9" w14:textId="5040375A" w:rsidR="0734C925" w:rsidRDefault="0734C925" w:rsidP="49D70FC1">
      <w:pPr>
        <w:pStyle w:val="ListParagraph"/>
        <w:numPr>
          <w:ilvl w:val="0"/>
          <w:numId w:val="2"/>
        </w:numPr>
        <w:spacing w:after="0"/>
        <w:rPr>
          <w:rFonts w:ascii="Aptos" w:eastAsia="Aptos" w:hAnsi="Aptos" w:cs="Aptos"/>
        </w:rPr>
      </w:pPr>
      <w:r w:rsidRPr="49D70FC1">
        <w:rPr>
          <w:rFonts w:ascii="Aptos" w:eastAsia="Aptos" w:hAnsi="Aptos" w:cs="Aptos"/>
        </w:rPr>
        <w:t>De volwassenheid van processen en interne beheersing.</w:t>
      </w:r>
    </w:p>
    <w:p w14:paraId="65E468C0" w14:textId="7468FE32" w:rsidR="0734C925" w:rsidRDefault="0734C925" w:rsidP="49D70FC1">
      <w:pPr>
        <w:pStyle w:val="ListParagraph"/>
        <w:numPr>
          <w:ilvl w:val="0"/>
          <w:numId w:val="2"/>
        </w:numPr>
        <w:spacing w:after="0"/>
        <w:rPr>
          <w:rFonts w:ascii="Aptos" w:eastAsia="Aptos" w:hAnsi="Aptos" w:cs="Aptos"/>
        </w:rPr>
      </w:pPr>
      <w:r w:rsidRPr="49D70FC1">
        <w:rPr>
          <w:rFonts w:ascii="Aptos" w:eastAsia="Aptos" w:hAnsi="Aptos" w:cs="Aptos"/>
        </w:rPr>
        <w:t>De cultuur rondom informatiebewustzijn en compliance.</w:t>
      </w:r>
    </w:p>
    <w:p w14:paraId="11AAB598" w14:textId="518B8D96" w:rsidR="0734C925" w:rsidRDefault="0734C925" w:rsidP="49D70FC1">
      <w:pPr>
        <w:spacing w:after="0"/>
      </w:pPr>
      <w:r w:rsidRPr="49D70FC1">
        <w:rPr>
          <w:rFonts w:ascii="Aptos" w:eastAsia="Aptos" w:hAnsi="Aptos" w:cs="Aptos"/>
        </w:rPr>
        <w:t>Deze factoren bepalen mede de effectiviteit van beheersmaatregelen en de haalbaarheid van verbetertrajecten. Deze elementen nemen we mee bij de inrichting en uitwerking van het IMS.</w:t>
      </w:r>
    </w:p>
    <w:p w14:paraId="7C29EA55" w14:textId="0A951D40" w:rsidR="49D70FC1" w:rsidRDefault="49D70FC1" w:rsidP="49D70FC1">
      <w:pPr>
        <w:spacing w:after="0"/>
      </w:pPr>
    </w:p>
    <w:p w14:paraId="0B5D9F17" w14:textId="67288DB3" w:rsidR="49D70FC1" w:rsidRDefault="49D70FC1"/>
    <w:p w14:paraId="7A222166" w14:textId="349B6C73" w:rsidR="00793414" w:rsidRDefault="00793414" w:rsidP="000908AB">
      <w:pPr>
        <w:pStyle w:val="Heading3"/>
      </w:pPr>
      <w:bookmarkStart w:id="39" w:name="_Toc224207848"/>
      <w:commentRangeStart w:id="40"/>
      <w:commentRangeStart w:id="41"/>
      <w:r>
        <w:t>Strategisch kader</w:t>
      </w:r>
      <w:bookmarkEnd w:id="39"/>
      <w:r>
        <w:t xml:space="preserve"> </w:t>
      </w:r>
    </w:p>
    <w:p w14:paraId="5C3410F8" w14:textId="096815FA" w:rsidR="00793414" w:rsidRDefault="00793414" w:rsidP="00793414">
      <w:r>
        <w:t xml:space="preserve">Het strategisch kader van </w:t>
      </w:r>
      <w:r w:rsidR="000908AB">
        <w:t xml:space="preserve">de Gemeente Leiden </w:t>
      </w:r>
      <w:r>
        <w:t>betreft:</w:t>
      </w:r>
    </w:p>
    <w:p w14:paraId="2DCBE601" w14:textId="617587A2" w:rsidR="00793414" w:rsidRDefault="00793414" w:rsidP="00793414">
      <w:r>
        <w:t>Visie:  &lt;OMSCHRIJVING&gt;</w:t>
      </w:r>
    </w:p>
    <w:p w14:paraId="75348CBD" w14:textId="4812EACA" w:rsidR="00793414" w:rsidRDefault="00793414" w:rsidP="00793414">
      <w:r>
        <w:t>Missie &lt;OMSCHRIJVING&gt;</w:t>
      </w:r>
    </w:p>
    <w:p w14:paraId="7C0834C8" w14:textId="77777777" w:rsidR="00793414" w:rsidRDefault="00793414" w:rsidP="00793414">
      <w:r>
        <w:t>Strategie: &lt;OMSCHRIJVING&gt;</w:t>
      </w:r>
    </w:p>
    <w:p w14:paraId="61DDD2D1" w14:textId="77777777" w:rsidR="00793414" w:rsidRDefault="00793414" w:rsidP="00793414"/>
    <w:p w14:paraId="15ED8700" w14:textId="77777777" w:rsidR="00793414" w:rsidRDefault="00793414" w:rsidP="00793414">
      <w:r>
        <w:t xml:space="preserve">De strategie is SMART gemaakt door hier specifieke doelstellingen aan te verbinden (zie verder: hoofdstuk 6.2). </w:t>
      </w:r>
      <w:commentRangeEnd w:id="40"/>
      <w:r>
        <w:rPr>
          <w:rStyle w:val="CommentReference"/>
          <w:sz w:val="24"/>
          <w:szCs w:val="24"/>
        </w:rPr>
        <w:commentReference w:id="40"/>
      </w:r>
      <w:commentRangeEnd w:id="41"/>
      <w:r>
        <w:rPr>
          <w:rStyle w:val="CommentReference"/>
          <w:sz w:val="24"/>
          <w:szCs w:val="24"/>
        </w:rPr>
        <w:commentReference w:id="41"/>
      </w:r>
    </w:p>
    <w:p w14:paraId="5460D421" w14:textId="4DA15940" w:rsidR="00793414" w:rsidRDefault="005C5B0A" w:rsidP="00793414">
      <w:r w:rsidRPr="00B704A8">
        <w:rPr>
          <w:highlight w:val="yellow"/>
        </w:rPr>
        <w:t>VOORSTEL</w:t>
      </w:r>
    </w:p>
    <w:p w14:paraId="42807996" w14:textId="77777777" w:rsidR="005C5B0A" w:rsidRDefault="005C5B0A" w:rsidP="00793414"/>
    <w:p w14:paraId="04B772D9" w14:textId="35219290" w:rsidR="005A1FD6" w:rsidRDefault="005A1FD6" w:rsidP="005A1FD6">
      <w:r>
        <w:t>Het strategisch kader van de Gemeente Leiden vormt het fundament onder het Integraal Managementsysteem (IMS) en geeft richting aan de inrichting, uitvoering en doorontwikkeling van privacy, informatiebeveiliging en business continuïteit.</w:t>
      </w:r>
    </w:p>
    <w:p w14:paraId="0CBDAE00" w14:textId="77777777" w:rsidR="005A1FD6" w:rsidRDefault="005A1FD6" w:rsidP="005A1FD6"/>
    <w:p w14:paraId="2E66D6D9" w14:textId="0E737577" w:rsidR="005A1FD6" w:rsidRPr="005A1FD6" w:rsidRDefault="005A1FD6" w:rsidP="005A1FD6">
      <w:pPr>
        <w:rPr>
          <w:b/>
          <w:bCs/>
        </w:rPr>
      </w:pPr>
      <w:r w:rsidRPr="005A1FD6">
        <w:rPr>
          <w:b/>
          <w:bCs/>
        </w:rPr>
        <w:t>Visie</w:t>
      </w:r>
    </w:p>
    <w:p w14:paraId="3A4CFEC6" w14:textId="77ED78B1" w:rsidR="005A1FD6" w:rsidRDefault="005A1FD6" w:rsidP="005A1FD6">
      <w:r>
        <w:t>De Gemeente Leiden streeft naar een betrouwbare, transparante en weerbare organisatie waarin informatie veilig wordt beheerd, persoonsgegevens rechtmatig worden verwerkt en de continuïteit van publieke dienstverlening onder alle omstandigheden gewaarborgd is.</w:t>
      </w:r>
    </w:p>
    <w:p w14:paraId="36D6D7C2" w14:textId="77777777" w:rsidR="005A1FD6" w:rsidRDefault="005A1FD6" w:rsidP="005A1FD6"/>
    <w:p w14:paraId="6B20018B" w14:textId="091892B3" w:rsidR="005A1FD6" w:rsidRDefault="005A1FD6" w:rsidP="005A1FD6">
      <w:r>
        <w:t>Digitale en informatiegestuurde dienstverlening is een essentieel onderdeel van de gemeentelijke taakuitoefening. De Gemeente</w:t>
      </w:r>
      <w:r w:rsidR="001520B2">
        <w:t xml:space="preserve"> Leiden</w:t>
      </w:r>
      <w:r>
        <w:t xml:space="preserve"> ziet het als haar verantwoordelijkheid om het vertrouwen van inwoners, ondernemers en ketenpartners actief te beschermen door aantoonbaar “in control” te zijn op het gebied van privacy, informatiebeveiliging en bedrijfscontinuïteit.</w:t>
      </w:r>
    </w:p>
    <w:p w14:paraId="45E82A0E" w14:textId="77777777" w:rsidR="005A1FD6" w:rsidRDefault="005A1FD6" w:rsidP="005A1FD6"/>
    <w:p w14:paraId="49566871" w14:textId="07DF3509" w:rsidR="005A1FD6" w:rsidRPr="00B704A8" w:rsidRDefault="005A1FD6" w:rsidP="005A1FD6">
      <w:pPr>
        <w:rPr>
          <w:b/>
          <w:bCs/>
        </w:rPr>
      </w:pPr>
      <w:r w:rsidRPr="00B704A8">
        <w:rPr>
          <w:b/>
          <w:bCs/>
        </w:rPr>
        <w:t>Missie</w:t>
      </w:r>
    </w:p>
    <w:p w14:paraId="55FA6766" w14:textId="7DA7B75D" w:rsidR="005A1FD6" w:rsidRDefault="005A1FD6" w:rsidP="005A1FD6">
      <w:r>
        <w:t>De Gemeente</w:t>
      </w:r>
      <w:r w:rsidR="009564E0">
        <w:t xml:space="preserve"> Leiden</w:t>
      </w:r>
      <w:r>
        <w:t xml:space="preserve"> realiseert dit door:</w:t>
      </w:r>
    </w:p>
    <w:p w14:paraId="3E4B7662" w14:textId="77777777" w:rsidR="009564E0" w:rsidRDefault="005A1FD6" w:rsidP="00411345">
      <w:pPr>
        <w:pStyle w:val="ListParagraph"/>
        <w:numPr>
          <w:ilvl w:val="0"/>
          <w:numId w:val="59"/>
        </w:numPr>
      </w:pPr>
      <w:r>
        <w:t>Het integraal inrichten en onderhouden van een samenhangend managementsysteem voor privacy, informatiebeveiliging en business continuïteit</w:t>
      </w:r>
    </w:p>
    <w:p w14:paraId="1A903C22" w14:textId="77777777" w:rsidR="009564E0" w:rsidRDefault="005A1FD6" w:rsidP="00411345">
      <w:pPr>
        <w:pStyle w:val="ListParagraph"/>
        <w:numPr>
          <w:ilvl w:val="0"/>
          <w:numId w:val="59"/>
        </w:numPr>
      </w:pPr>
      <w:r>
        <w:t>Het risicogestuurd beheersen van informatie- en continuïteitsrisico’s</w:t>
      </w:r>
    </w:p>
    <w:p w14:paraId="341F7F96" w14:textId="77777777" w:rsidR="009564E0" w:rsidRDefault="005A1FD6" w:rsidP="00411345">
      <w:pPr>
        <w:pStyle w:val="ListParagraph"/>
        <w:numPr>
          <w:ilvl w:val="0"/>
          <w:numId w:val="59"/>
        </w:numPr>
      </w:pPr>
      <w:r>
        <w:t>Het expliciet beleggen van verantwoordelijkheden in de lijn</w:t>
      </w:r>
    </w:p>
    <w:p w14:paraId="3498E141" w14:textId="77777777" w:rsidR="009564E0" w:rsidRDefault="005A1FD6" w:rsidP="00411345">
      <w:pPr>
        <w:pStyle w:val="ListParagraph"/>
        <w:numPr>
          <w:ilvl w:val="0"/>
          <w:numId w:val="59"/>
        </w:numPr>
      </w:pPr>
      <w:r>
        <w:t>Het borgen van transparante rapportage en bestuurlijke besluitvorming</w:t>
      </w:r>
    </w:p>
    <w:p w14:paraId="1E189BE6" w14:textId="77777777" w:rsidR="009564E0" w:rsidRDefault="005A1FD6" w:rsidP="00411345">
      <w:pPr>
        <w:pStyle w:val="ListParagraph"/>
        <w:numPr>
          <w:ilvl w:val="0"/>
          <w:numId w:val="59"/>
        </w:numPr>
      </w:pPr>
      <w:r>
        <w:t>Het continu verbeteren van processen op basis van monitoring, audits en evaluaties</w:t>
      </w:r>
    </w:p>
    <w:p w14:paraId="21905734" w14:textId="10AB7E4A" w:rsidR="005A1FD6" w:rsidRDefault="005A1FD6" w:rsidP="00411345">
      <w:pPr>
        <w:pStyle w:val="ListParagraph"/>
        <w:numPr>
          <w:ilvl w:val="0"/>
          <w:numId w:val="59"/>
        </w:numPr>
      </w:pPr>
      <w:r>
        <w:t>De Gemeente borgt hiermee dat wet- en regelgeving wordt nageleefd en dat strategische doelstellingen worden ondersteund door een robuuste beheersstructuur.</w:t>
      </w:r>
    </w:p>
    <w:p w14:paraId="396E1851" w14:textId="77777777" w:rsidR="005A1FD6" w:rsidRDefault="005A1FD6" w:rsidP="005A1FD6"/>
    <w:p w14:paraId="71491335" w14:textId="03E66A0B" w:rsidR="005A1FD6" w:rsidRPr="008A53F1" w:rsidRDefault="005A1FD6" w:rsidP="005A1FD6">
      <w:pPr>
        <w:rPr>
          <w:b/>
          <w:bCs/>
        </w:rPr>
      </w:pPr>
      <w:r w:rsidRPr="008A53F1">
        <w:rPr>
          <w:b/>
          <w:bCs/>
        </w:rPr>
        <w:t>Strategie</w:t>
      </w:r>
    </w:p>
    <w:p w14:paraId="1B72C79A" w14:textId="2F21ABE1" w:rsidR="005A1FD6" w:rsidRDefault="005A1FD6" w:rsidP="005A1FD6">
      <w:r>
        <w:t>De strategie van de Gemeente</w:t>
      </w:r>
      <w:r w:rsidR="008A53F1">
        <w:t xml:space="preserve"> Leiden</w:t>
      </w:r>
      <w:r>
        <w:t xml:space="preserve"> is gericht op het structureel versterken van de bestuurlijke en organisatorische beheersing van informatie- en continuïteitsrisico’s.</w:t>
      </w:r>
    </w:p>
    <w:p w14:paraId="1D600F6D" w14:textId="77777777" w:rsidR="005A1FD6" w:rsidRDefault="005A1FD6" w:rsidP="005A1FD6"/>
    <w:p w14:paraId="7370340B" w14:textId="6635C315" w:rsidR="005A1FD6" w:rsidRDefault="005A1FD6" w:rsidP="005A1FD6">
      <w:r>
        <w:t>De strategische uitgangspunten zijn:</w:t>
      </w:r>
    </w:p>
    <w:p w14:paraId="4A3B7B6E" w14:textId="77777777" w:rsidR="008A53F1" w:rsidRPr="005A281E" w:rsidRDefault="005A1FD6" w:rsidP="005A281E">
      <w:pPr>
        <w:rPr>
          <w:b/>
          <w:bCs/>
          <w:u w:val="single"/>
        </w:rPr>
      </w:pPr>
      <w:r w:rsidRPr="005A281E">
        <w:rPr>
          <w:b/>
          <w:bCs/>
          <w:u w:val="single"/>
        </w:rPr>
        <w:t>Integraal en samenhangend</w:t>
      </w:r>
    </w:p>
    <w:p w14:paraId="7FDF34B7" w14:textId="77777777" w:rsidR="008A53F1" w:rsidRDefault="005A1FD6" w:rsidP="005A281E">
      <w:r>
        <w:t>Privacy, informatiebeveiliging en business continuïteit worden niet afzonderlijk aangestuurd, maar geïntegreerd binnen één IMS met één risicoraamwerk, één rapportagestructuur en één verbetercyclus.</w:t>
      </w:r>
    </w:p>
    <w:p w14:paraId="283AD954" w14:textId="77777777" w:rsidR="005A281E" w:rsidRDefault="005A281E" w:rsidP="005A281E"/>
    <w:p w14:paraId="11FC616A" w14:textId="77777777" w:rsidR="008A53F1" w:rsidRPr="005A281E" w:rsidRDefault="005A1FD6" w:rsidP="005A281E">
      <w:pPr>
        <w:rPr>
          <w:b/>
          <w:bCs/>
          <w:u w:val="single"/>
        </w:rPr>
      </w:pPr>
      <w:r w:rsidRPr="005A281E">
        <w:rPr>
          <w:b/>
          <w:bCs/>
          <w:u w:val="single"/>
        </w:rPr>
        <w:t>Risicogestuurd en proportioneel</w:t>
      </w:r>
    </w:p>
    <w:p w14:paraId="24099270" w14:textId="671D350B" w:rsidR="005A1FD6" w:rsidRDefault="005A1FD6" w:rsidP="005A1FD6">
      <w:r>
        <w:t>Besluitvorming vindt plaats op basis van expliciete risicoafweging, afgestemd op de vastgestelde risicobereidheid van de Gemeente.</w:t>
      </w:r>
    </w:p>
    <w:p w14:paraId="27229F99" w14:textId="77777777" w:rsidR="005A281E" w:rsidRDefault="005A281E" w:rsidP="005A1FD6"/>
    <w:p w14:paraId="1E438E08" w14:textId="77777777" w:rsidR="005A1FD6" w:rsidRPr="005A281E" w:rsidRDefault="005A1FD6" w:rsidP="005A1FD6">
      <w:pPr>
        <w:rPr>
          <w:b/>
          <w:bCs/>
          <w:u w:val="single"/>
        </w:rPr>
      </w:pPr>
      <w:r w:rsidRPr="005A281E">
        <w:rPr>
          <w:b/>
          <w:bCs/>
          <w:u w:val="single"/>
        </w:rPr>
        <w:t>Duidelijk eigenaarschap in de lijn</w:t>
      </w:r>
    </w:p>
    <w:p w14:paraId="20AC9D5A" w14:textId="77777777" w:rsidR="005A1FD6" w:rsidRDefault="005A1FD6" w:rsidP="005A1FD6">
      <w:r>
        <w:t>Risico-eigenaarschap ligt bij het lijnmanagement; staf- en toezichtfuncties zijn kaderstellend, adviserend of toetsend.</w:t>
      </w:r>
    </w:p>
    <w:p w14:paraId="191D545F" w14:textId="77777777" w:rsidR="005A1FD6" w:rsidRDefault="005A1FD6" w:rsidP="005A1FD6"/>
    <w:p w14:paraId="153A8FB7" w14:textId="77777777" w:rsidR="005A1FD6" w:rsidRPr="005A281E" w:rsidRDefault="005A1FD6" w:rsidP="005A1FD6">
      <w:pPr>
        <w:rPr>
          <w:b/>
          <w:bCs/>
          <w:u w:val="single"/>
        </w:rPr>
      </w:pPr>
      <w:r w:rsidRPr="005A281E">
        <w:rPr>
          <w:b/>
          <w:bCs/>
          <w:u w:val="single"/>
        </w:rPr>
        <w:t>Bestuurlijk aantoonbaar ‘in control’</w:t>
      </w:r>
    </w:p>
    <w:p w14:paraId="02A812BC" w14:textId="77777777" w:rsidR="005A1FD6" w:rsidRDefault="005A1FD6" w:rsidP="005A1FD6">
      <w:r>
        <w:t>Het IMS levert gestructureerde managementinformatie waarmee het directieteam en het college inzicht hebben in risico’s, restrisico’s en verbetermaatregelen.</w:t>
      </w:r>
    </w:p>
    <w:p w14:paraId="04E37311" w14:textId="77777777" w:rsidR="005A1FD6" w:rsidRDefault="005A1FD6" w:rsidP="005A1FD6"/>
    <w:p w14:paraId="24C21292" w14:textId="77777777" w:rsidR="005A1FD6" w:rsidRPr="005A281E" w:rsidRDefault="005A1FD6" w:rsidP="005A1FD6">
      <w:pPr>
        <w:rPr>
          <w:b/>
          <w:bCs/>
          <w:u w:val="single"/>
        </w:rPr>
      </w:pPr>
      <w:r w:rsidRPr="005A281E">
        <w:rPr>
          <w:b/>
          <w:bCs/>
          <w:u w:val="single"/>
        </w:rPr>
        <w:t>Continue verbetering en adaptiviteit</w:t>
      </w:r>
    </w:p>
    <w:p w14:paraId="444F28C5" w14:textId="77777777" w:rsidR="005A1FD6" w:rsidRDefault="005A1FD6" w:rsidP="005A1FD6">
      <w:r>
        <w:t>Het IMS wordt periodiek geëvalueerd en aangepast op basis van veranderende dreigingen, wetgeving, technologische ontwikkelingen en maatschappelijke verwachtingen.</w:t>
      </w:r>
    </w:p>
    <w:p w14:paraId="2BDBF1EF" w14:textId="77777777" w:rsidR="005A1FD6" w:rsidRDefault="005A1FD6" w:rsidP="005A1FD6"/>
    <w:p w14:paraId="5390B33B" w14:textId="18FFBEB8" w:rsidR="005A1FD6" w:rsidRDefault="005A1FD6" w:rsidP="005A1FD6">
      <w:r>
        <w:t>SMART-uitwerking</w:t>
      </w:r>
    </w:p>
    <w:p w14:paraId="7138D02C" w14:textId="77777777" w:rsidR="005A1FD6" w:rsidRDefault="005A1FD6" w:rsidP="005A1FD6">
      <w:r>
        <w:t>De strategie wordt geconcretiseerd door het formuleren van meetbare doelstellingen, waaronder:</w:t>
      </w:r>
    </w:p>
    <w:p w14:paraId="2B971DD9" w14:textId="77777777" w:rsidR="005A1FD6" w:rsidRDefault="005A1FD6" w:rsidP="005A1FD6"/>
    <w:p w14:paraId="220C5586" w14:textId="05B26996" w:rsidR="005A1FD6" w:rsidRDefault="005A1FD6" w:rsidP="00411345">
      <w:pPr>
        <w:pStyle w:val="ListParagraph"/>
        <w:numPr>
          <w:ilvl w:val="0"/>
          <w:numId w:val="60"/>
        </w:numPr>
      </w:pPr>
      <w:r>
        <w:t>Vaststelling van jaarlijkse IMS-doelstellingen gekoppeld aan het risicoprofiel</w:t>
      </w:r>
    </w:p>
    <w:p w14:paraId="167FA52B" w14:textId="3F67541A" w:rsidR="005A1FD6" w:rsidRDefault="005A1FD6" w:rsidP="00411345">
      <w:pPr>
        <w:pStyle w:val="ListParagraph"/>
        <w:numPr>
          <w:ilvl w:val="0"/>
          <w:numId w:val="60"/>
        </w:numPr>
      </w:pPr>
      <w:r>
        <w:t>Periodieke actualisatie van het integraal risicoregister</w:t>
      </w:r>
    </w:p>
    <w:p w14:paraId="4E63A286" w14:textId="65AA6DB9" w:rsidR="005A1FD6" w:rsidRDefault="005A1FD6" w:rsidP="00411345">
      <w:pPr>
        <w:pStyle w:val="ListParagraph"/>
        <w:numPr>
          <w:ilvl w:val="0"/>
          <w:numId w:val="60"/>
        </w:numPr>
      </w:pPr>
      <w:r>
        <w:t>Uitvoering van interne audits conform meerjarenplanning</w:t>
      </w:r>
    </w:p>
    <w:p w14:paraId="53AF576F" w14:textId="4BD5A6EC" w:rsidR="005A1FD6" w:rsidRDefault="005A1FD6" w:rsidP="00411345">
      <w:pPr>
        <w:pStyle w:val="ListParagraph"/>
        <w:numPr>
          <w:ilvl w:val="0"/>
          <w:numId w:val="60"/>
        </w:numPr>
      </w:pPr>
      <w:r>
        <w:t>Halfjaarlijkse bestuurlijke managementreview</w:t>
      </w:r>
    </w:p>
    <w:p w14:paraId="67762826" w14:textId="310C024A" w:rsidR="005A1FD6" w:rsidRDefault="005A1FD6" w:rsidP="00411345">
      <w:pPr>
        <w:pStyle w:val="ListParagraph"/>
        <w:numPr>
          <w:ilvl w:val="0"/>
          <w:numId w:val="60"/>
        </w:numPr>
      </w:pPr>
      <w:r>
        <w:t>Structurele monitoring van voortgang en verbeteracties</w:t>
      </w:r>
    </w:p>
    <w:p w14:paraId="7E71507A" w14:textId="40A7B8FB" w:rsidR="005A1FD6" w:rsidRDefault="005A1FD6" w:rsidP="00411345">
      <w:pPr>
        <w:pStyle w:val="ListParagraph"/>
        <w:numPr>
          <w:ilvl w:val="0"/>
          <w:numId w:val="60"/>
        </w:numPr>
      </w:pPr>
      <w:r>
        <w:t xml:space="preserve">De nadere uitwerking van deze doelstellingen is opgenomen in </w:t>
      </w:r>
      <w:r w:rsidR="00B704A8">
        <w:t>de GRC-tool</w:t>
      </w:r>
      <w:r>
        <w:t>.</w:t>
      </w:r>
    </w:p>
    <w:p w14:paraId="5B34D17A" w14:textId="77777777" w:rsidR="00C762B1" w:rsidRDefault="00C762B1" w:rsidP="005A1FD6"/>
    <w:p w14:paraId="7EEDB710" w14:textId="4C1EAE44" w:rsidR="00793414" w:rsidRDefault="281A4E6E" w:rsidP="000908AB">
      <w:pPr>
        <w:pStyle w:val="Heading3"/>
      </w:pPr>
      <w:bookmarkStart w:id="42" w:name="_Toc224207849"/>
      <w:commentRangeStart w:id="43"/>
      <w:commentRangeStart w:id="44"/>
      <w:ins w:id="45" w:author="Leede, Luuk de" w:date="2026-03-04T15:01:00Z" w16du:dateUtc="2026-03-04T15:01:29Z">
        <w:r>
          <w:t>SWOT</w:t>
        </w:r>
      </w:ins>
      <w:del w:id="46" w:author="Leede, Luuk de" w:date="2026-03-04T15:01:00Z" w16du:dateUtc="2026-03-04T15:01:23Z">
        <w:r w:rsidR="00793414" w:rsidDel="00793414">
          <w:delText>Interne &amp; Externe issues:</w:delText>
        </w:r>
      </w:del>
      <w:bookmarkEnd w:id="42"/>
      <w:commentRangeEnd w:id="43"/>
      <w:r w:rsidR="00793414">
        <w:rPr>
          <w:rStyle w:val="CommentReference"/>
          <w:sz w:val="28"/>
          <w:szCs w:val="28"/>
        </w:rPr>
        <w:commentReference w:id="43"/>
      </w:r>
      <w:commentRangeEnd w:id="44"/>
      <w:r>
        <w:rPr>
          <w:rStyle w:val="CommentReference"/>
          <w:sz w:val="28"/>
          <w:szCs w:val="28"/>
        </w:rPr>
        <w:commentReference w:id="44"/>
      </w:r>
    </w:p>
    <w:p w14:paraId="5C48FF89" w14:textId="32F942D2" w:rsidR="00526744" w:rsidRDefault="000908AB">
      <w:r>
        <w:t>De Gemeente Leiden</w:t>
      </w:r>
      <w:r w:rsidR="00793414">
        <w:t xml:space="preserve"> heeft </w:t>
      </w:r>
      <w:del w:id="47" w:author="Leede, Luuk de" w:date="2026-03-04T15:01:00Z" w16du:dateUtc="2026-03-04T15:01:39Z">
        <w:r w:rsidDel="00793414">
          <w:delText xml:space="preserve">middels </w:delText>
        </w:r>
      </w:del>
      <w:ins w:id="48" w:author="Leede, Luuk de" w:date="2026-03-04T15:01:00Z" w16du:dateUtc="2026-03-04T15:01:41Z">
        <w:r w:rsidR="717C1115">
          <w:t xml:space="preserve">met </w:t>
        </w:r>
      </w:ins>
      <w:r w:rsidR="00793414">
        <w:t xml:space="preserve">een SWOT-analyse haar </w:t>
      </w:r>
      <w:del w:id="49" w:author="Leede, Luuk de" w:date="2026-03-04T15:02:00Z" w16du:dateUtc="2026-03-04T15:02:11Z">
        <w:r w:rsidDel="00793414">
          <w:delText xml:space="preserve">interne </w:delText>
        </w:r>
      </w:del>
      <w:ins w:id="50" w:author="Leede, Luuk de" w:date="2026-03-04T15:02:00Z" w16du:dateUtc="2026-03-04T15:02:22Z">
        <w:r w:rsidR="6A2CEFB1">
          <w:t>sterktes, zwaktes en kansen en bedreigingen</w:t>
        </w:r>
      </w:ins>
      <w:del w:id="51" w:author="Leede, Luuk de" w:date="2026-03-04T15:02:00Z" w16du:dateUtc="2026-03-04T15:02:25Z">
        <w:r w:rsidDel="00793414">
          <w:delText>en externe issues</w:delText>
        </w:r>
      </w:del>
      <w:r w:rsidR="00793414">
        <w:t xml:space="preserve"> geïdentificeerd, die van invloed zijn op het vermogen om de beoogde uitkomsten van haar IMS te realiseren</w:t>
      </w:r>
      <w:r>
        <w:t>.</w:t>
      </w:r>
    </w:p>
    <w:tbl>
      <w:tblPr>
        <w:tblW w:w="9792" w:type="dxa"/>
        <w:tblInd w:w="-719" w:type="dxa"/>
        <w:shd w:val="clear" w:color="auto" w:fill="FFFFFF"/>
        <w:tblLayout w:type="fixed"/>
        <w:tblLook w:val="04A0" w:firstRow="1" w:lastRow="0" w:firstColumn="1" w:lastColumn="0" w:noHBand="0" w:noVBand="1"/>
      </w:tblPr>
      <w:tblGrid>
        <w:gridCol w:w="993"/>
        <w:gridCol w:w="3544"/>
        <w:gridCol w:w="1701"/>
        <w:gridCol w:w="3318"/>
        <w:gridCol w:w="236"/>
      </w:tblGrid>
      <w:tr w:rsidR="000908AB" w:rsidRPr="000908AB" w14:paraId="5757D9A2" w14:textId="77777777" w:rsidTr="00C87FD4">
        <w:trPr>
          <w:trHeight w:val="300"/>
        </w:trPr>
        <w:tc>
          <w:tcPr>
            <w:tcW w:w="9556" w:type="dxa"/>
            <w:gridSpan w:val="4"/>
            <w:vMerge w:val="restart"/>
            <w:tcBorders>
              <w:top w:val="single" w:sz="8" w:space="0" w:color="000000"/>
              <w:left w:val="single" w:sz="8" w:space="0" w:color="000000"/>
              <w:bottom w:val="single" w:sz="8" w:space="0" w:color="000000"/>
              <w:right w:val="single" w:sz="8" w:space="0" w:color="000000"/>
            </w:tcBorders>
            <w:shd w:val="clear" w:color="auto" w:fill="BFBFBF"/>
            <w:hideMark/>
          </w:tcPr>
          <w:p w14:paraId="0A12E403" w14:textId="77777777" w:rsidR="000908AB" w:rsidRPr="000908AB" w:rsidRDefault="000908AB" w:rsidP="000908AB">
            <w:r w:rsidRPr="000908AB">
              <w:t>Interne factoren</w:t>
            </w:r>
          </w:p>
        </w:tc>
        <w:tc>
          <w:tcPr>
            <w:tcW w:w="236" w:type="dxa"/>
            <w:shd w:val="clear" w:color="auto" w:fill="FFFFFF"/>
            <w:hideMark/>
          </w:tcPr>
          <w:p w14:paraId="11C1EAC2" w14:textId="77777777" w:rsidR="000908AB" w:rsidRPr="000908AB" w:rsidRDefault="000908AB" w:rsidP="000908AB">
            <w:pPr>
              <w:spacing w:after="160"/>
            </w:pPr>
          </w:p>
        </w:tc>
      </w:tr>
      <w:tr w:rsidR="000908AB" w:rsidRPr="000908AB" w14:paraId="6790B337" w14:textId="77777777" w:rsidTr="00C87FD4">
        <w:trPr>
          <w:trHeight w:val="75"/>
        </w:trPr>
        <w:tc>
          <w:tcPr>
            <w:tcW w:w="9556" w:type="dxa"/>
            <w:gridSpan w:val="4"/>
            <w:vMerge/>
            <w:tcBorders>
              <w:top w:val="single" w:sz="8" w:space="0" w:color="000000"/>
              <w:left w:val="single" w:sz="8" w:space="0" w:color="000000"/>
              <w:bottom w:val="single" w:sz="8" w:space="0" w:color="000000"/>
              <w:right w:val="single" w:sz="8" w:space="0" w:color="000000"/>
            </w:tcBorders>
            <w:shd w:val="clear" w:color="auto" w:fill="FFFFFF"/>
            <w:vAlign w:val="center"/>
            <w:hideMark/>
          </w:tcPr>
          <w:p w14:paraId="60450ECA" w14:textId="77777777" w:rsidR="000908AB" w:rsidRPr="000908AB" w:rsidRDefault="000908AB" w:rsidP="000908AB"/>
        </w:tc>
        <w:tc>
          <w:tcPr>
            <w:tcW w:w="236" w:type="dxa"/>
            <w:shd w:val="clear" w:color="auto" w:fill="FFFFFF"/>
            <w:hideMark/>
          </w:tcPr>
          <w:p w14:paraId="54554DA6" w14:textId="77777777" w:rsidR="000908AB" w:rsidRPr="000908AB" w:rsidRDefault="000908AB" w:rsidP="000908AB">
            <w:pPr>
              <w:spacing w:after="160"/>
            </w:pPr>
          </w:p>
        </w:tc>
      </w:tr>
      <w:tr w:rsidR="000908AB" w:rsidRPr="000908AB" w14:paraId="726D3D2A" w14:textId="77777777" w:rsidTr="00C87FD4">
        <w:trPr>
          <w:trHeight w:val="300"/>
        </w:trPr>
        <w:tc>
          <w:tcPr>
            <w:tcW w:w="4537" w:type="dxa"/>
            <w:gridSpan w:val="2"/>
            <w:vMerge w:val="restart"/>
            <w:tcBorders>
              <w:top w:val="nil"/>
              <w:left w:val="single" w:sz="8" w:space="0" w:color="000000"/>
              <w:bottom w:val="single" w:sz="8" w:space="0" w:color="000000"/>
              <w:right w:val="single" w:sz="8" w:space="0" w:color="000000"/>
            </w:tcBorders>
            <w:shd w:val="clear" w:color="auto" w:fill="C5E0B3"/>
            <w:hideMark/>
          </w:tcPr>
          <w:p w14:paraId="353843FC" w14:textId="77777777" w:rsidR="000908AB" w:rsidRPr="000908AB" w:rsidRDefault="000908AB" w:rsidP="000908AB">
            <w:r w:rsidRPr="000908AB">
              <w:t>Sterkte</w:t>
            </w:r>
          </w:p>
        </w:tc>
        <w:tc>
          <w:tcPr>
            <w:tcW w:w="1701" w:type="dxa"/>
            <w:vMerge w:val="restart"/>
            <w:tcBorders>
              <w:top w:val="nil"/>
              <w:left w:val="nil"/>
              <w:bottom w:val="single" w:sz="8" w:space="0" w:color="000000"/>
              <w:right w:val="single" w:sz="8" w:space="0" w:color="000000"/>
            </w:tcBorders>
            <w:shd w:val="clear" w:color="auto" w:fill="FFE599"/>
            <w:hideMark/>
          </w:tcPr>
          <w:p w14:paraId="4A94EFD1" w14:textId="77777777" w:rsidR="000908AB" w:rsidRPr="000908AB" w:rsidRDefault="000908AB" w:rsidP="000908AB">
            <w:r w:rsidRPr="000908AB">
              <w:t>Zwakte</w:t>
            </w:r>
          </w:p>
        </w:tc>
        <w:tc>
          <w:tcPr>
            <w:tcW w:w="3318" w:type="dxa"/>
            <w:vMerge w:val="restart"/>
            <w:tcBorders>
              <w:top w:val="nil"/>
              <w:left w:val="single" w:sz="8" w:space="0" w:color="000000"/>
              <w:bottom w:val="single" w:sz="8" w:space="0" w:color="000000"/>
              <w:right w:val="single" w:sz="8" w:space="0" w:color="000000"/>
            </w:tcBorders>
            <w:shd w:val="clear" w:color="auto" w:fill="FFE599"/>
            <w:hideMark/>
          </w:tcPr>
          <w:p w14:paraId="4EC0F386" w14:textId="77777777" w:rsidR="000908AB" w:rsidRPr="000908AB" w:rsidRDefault="000908AB" w:rsidP="000908AB"/>
        </w:tc>
        <w:tc>
          <w:tcPr>
            <w:tcW w:w="236" w:type="dxa"/>
            <w:shd w:val="clear" w:color="auto" w:fill="FFFFFF"/>
            <w:hideMark/>
          </w:tcPr>
          <w:p w14:paraId="5B4B4A46" w14:textId="77777777" w:rsidR="000908AB" w:rsidRPr="000908AB" w:rsidRDefault="000908AB" w:rsidP="000908AB">
            <w:pPr>
              <w:spacing w:after="160"/>
            </w:pPr>
          </w:p>
        </w:tc>
      </w:tr>
      <w:tr w:rsidR="000908AB" w:rsidRPr="000908AB" w14:paraId="2FCCDD6D" w14:textId="77777777" w:rsidTr="00C87FD4">
        <w:trPr>
          <w:trHeight w:val="75"/>
        </w:trPr>
        <w:tc>
          <w:tcPr>
            <w:tcW w:w="4537" w:type="dxa"/>
            <w:gridSpan w:val="2"/>
            <w:vMerge/>
            <w:tcBorders>
              <w:top w:val="nil"/>
              <w:left w:val="single" w:sz="8" w:space="0" w:color="000000"/>
              <w:bottom w:val="single" w:sz="8" w:space="0" w:color="000000"/>
              <w:right w:val="single" w:sz="8" w:space="0" w:color="000000"/>
            </w:tcBorders>
            <w:shd w:val="clear" w:color="auto" w:fill="FFFFFF"/>
            <w:vAlign w:val="center"/>
            <w:hideMark/>
          </w:tcPr>
          <w:p w14:paraId="63D05703" w14:textId="77777777" w:rsidR="000908AB" w:rsidRPr="000908AB" w:rsidRDefault="000908AB" w:rsidP="000908AB"/>
        </w:tc>
        <w:tc>
          <w:tcPr>
            <w:tcW w:w="1701" w:type="dxa"/>
            <w:vMerge/>
            <w:tcBorders>
              <w:top w:val="nil"/>
              <w:left w:val="nil"/>
              <w:bottom w:val="single" w:sz="8" w:space="0" w:color="000000"/>
              <w:right w:val="single" w:sz="8" w:space="0" w:color="000000"/>
            </w:tcBorders>
            <w:shd w:val="clear" w:color="auto" w:fill="FFFFFF"/>
            <w:vAlign w:val="center"/>
            <w:hideMark/>
          </w:tcPr>
          <w:p w14:paraId="4AA6F783" w14:textId="77777777" w:rsidR="000908AB" w:rsidRPr="000908AB" w:rsidRDefault="000908AB" w:rsidP="000908AB"/>
        </w:tc>
        <w:tc>
          <w:tcPr>
            <w:tcW w:w="3318" w:type="dxa"/>
            <w:vMerge/>
            <w:tcBorders>
              <w:top w:val="nil"/>
              <w:left w:val="single" w:sz="8" w:space="0" w:color="000000"/>
              <w:bottom w:val="single" w:sz="8" w:space="0" w:color="000000"/>
              <w:right w:val="single" w:sz="8" w:space="0" w:color="000000"/>
            </w:tcBorders>
            <w:shd w:val="clear" w:color="auto" w:fill="FFFFFF"/>
            <w:vAlign w:val="center"/>
            <w:hideMark/>
          </w:tcPr>
          <w:p w14:paraId="02724C3D" w14:textId="77777777" w:rsidR="000908AB" w:rsidRPr="000908AB" w:rsidRDefault="000908AB" w:rsidP="000908AB"/>
        </w:tc>
        <w:tc>
          <w:tcPr>
            <w:tcW w:w="236" w:type="dxa"/>
            <w:shd w:val="clear" w:color="auto" w:fill="FFFFFF"/>
            <w:hideMark/>
          </w:tcPr>
          <w:p w14:paraId="75E365FF" w14:textId="77777777" w:rsidR="000908AB" w:rsidRPr="000908AB" w:rsidRDefault="000908AB" w:rsidP="000908AB">
            <w:pPr>
              <w:spacing w:after="160"/>
            </w:pPr>
          </w:p>
        </w:tc>
      </w:tr>
      <w:tr w:rsidR="000908AB" w:rsidRPr="000908AB" w14:paraId="4EF1EFD9" w14:textId="77777777" w:rsidTr="00C87FD4">
        <w:trPr>
          <w:trHeight w:val="315"/>
        </w:trPr>
        <w:tc>
          <w:tcPr>
            <w:tcW w:w="993" w:type="dxa"/>
            <w:tcBorders>
              <w:top w:val="nil"/>
              <w:left w:val="single" w:sz="8" w:space="0" w:color="000000"/>
              <w:bottom w:val="nil"/>
              <w:right w:val="single" w:sz="8" w:space="0" w:color="000000"/>
            </w:tcBorders>
            <w:shd w:val="clear" w:color="auto" w:fill="C5E0B3"/>
            <w:hideMark/>
          </w:tcPr>
          <w:p w14:paraId="61577DD4" w14:textId="77777777" w:rsidR="000908AB" w:rsidRPr="000908AB" w:rsidRDefault="000908AB" w:rsidP="000908AB">
            <w:r w:rsidRPr="000908AB">
              <w:t>S1</w:t>
            </w:r>
          </w:p>
        </w:tc>
        <w:tc>
          <w:tcPr>
            <w:tcW w:w="3544" w:type="dxa"/>
            <w:tcBorders>
              <w:top w:val="nil"/>
              <w:left w:val="single" w:sz="8" w:space="0" w:color="000000"/>
              <w:bottom w:val="nil"/>
              <w:right w:val="single" w:sz="8" w:space="0" w:color="000000"/>
            </w:tcBorders>
            <w:shd w:val="clear" w:color="auto" w:fill="C5E0B3"/>
            <w:hideMark/>
          </w:tcPr>
          <w:p w14:paraId="7483290C" w14:textId="7FCB0546" w:rsidR="000908AB" w:rsidRPr="000908AB" w:rsidRDefault="00096494" w:rsidP="00C87FD4">
            <w:pPr>
              <w:jc w:val="left"/>
            </w:pPr>
            <w:r w:rsidRPr="00096494">
              <w:t>Bestuurlijke verankering van het IMS met expliciete mandatering en rolverdeling</w:t>
            </w:r>
          </w:p>
        </w:tc>
        <w:tc>
          <w:tcPr>
            <w:tcW w:w="1701" w:type="dxa"/>
            <w:tcBorders>
              <w:top w:val="nil"/>
              <w:left w:val="single" w:sz="8" w:space="0" w:color="000000"/>
              <w:bottom w:val="nil"/>
              <w:right w:val="single" w:sz="8" w:space="0" w:color="000000"/>
            </w:tcBorders>
            <w:shd w:val="clear" w:color="auto" w:fill="FFE599"/>
            <w:hideMark/>
          </w:tcPr>
          <w:p w14:paraId="66CA94F0" w14:textId="77777777" w:rsidR="000908AB" w:rsidRPr="000908AB" w:rsidRDefault="000908AB" w:rsidP="000908AB">
            <w:r w:rsidRPr="000908AB">
              <w:t>Z1</w:t>
            </w:r>
          </w:p>
        </w:tc>
        <w:tc>
          <w:tcPr>
            <w:tcW w:w="3318" w:type="dxa"/>
            <w:tcBorders>
              <w:top w:val="nil"/>
              <w:left w:val="single" w:sz="8" w:space="0" w:color="000000"/>
              <w:bottom w:val="nil"/>
              <w:right w:val="single" w:sz="8" w:space="0" w:color="000000"/>
            </w:tcBorders>
            <w:shd w:val="clear" w:color="auto" w:fill="FFE599"/>
            <w:hideMark/>
          </w:tcPr>
          <w:p w14:paraId="04C0A477" w14:textId="74C5259D" w:rsidR="000908AB" w:rsidRPr="000908AB" w:rsidRDefault="00C04FF3" w:rsidP="00C87FD4">
            <w:pPr>
              <w:jc w:val="left"/>
            </w:pPr>
            <w:r w:rsidRPr="00C04FF3">
              <w:t>Versnipperde verantwoordelijkheid in de lijn waardoor integraal risicobeeld niet altijd volledig of actueel is</w:t>
            </w:r>
          </w:p>
        </w:tc>
        <w:tc>
          <w:tcPr>
            <w:tcW w:w="236" w:type="dxa"/>
            <w:shd w:val="clear" w:color="auto" w:fill="FFFFFF"/>
            <w:hideMark/>
          </w:tcPr>
          <w:p w14:paraId="6D722492" w14:textId="77777777" w:rsidR="000908AB" w:rsidRPr="000908AB" w:rsidRDefault="000908AB" w:rsidP="000908AB">
            <w:pPr>
              <w:spacing w:after="160"/>
            </w:pPr>
          </w:p>
        </w:tc>
      </w:tr>
      <w:tr w:rsidR="000908AB" w:rsidRPr="000908AB" w14:paraId="747C9315" w14:textId="77777777" w:rsidTr="00C87FD4">
        <w:trPr>
          <w:trHeight w:val="315"/>
        </w:trPr>
        <w:tc>
          <w:tcPr>
            <w:tcW w:w="993" w:type="dxa"/>
            <w:tcBorders>
              <w:top w:val="nil"/>
              <w:left w:val="single" w:sz="8" w:space="0" w:color="000000"/>
              <w:bottom w:val="nil"/>
              <w:right w:val="single" w:sz="8" w:space="0" w:color="000000"/>
            </w:tcBorders>
            <w:shd w:val="clear" w:color="auto" w:fill="C5E0B3"/>
            <w:hideMark/>
          </w:tcPr>
          <w:p w14:paraId="328B2695" w14:textId="77777777" w:rsidR="000908AB" w:rsidRPr="000908AB" w:rsidRDefault="000908AB" w:rsidP="000908AB">
            <w:r w:rsidRPr="000908AB">
              <w:t>S2</w:t>
            </w:r>
          </w:p>
        </w:tc>
        <w:tc>
          <w:tcPr>
            <w:tcW w:w="3544" w:type="dxa"/>
            <w:tcBorders>
              <w:top w:val="nil"/>
              <w:left w:val="single" w:sz="8" w:space="0" w:color="000000"/>
              <w:bottom w:val="nil"/>
              <w:right w:val="single" w:sz="8" w:space="0" w:color="000000"/>
            </w:tcBorders>
            <w:shd w:val="clear" w:color="auto" w:fill="C5E0B3"/>
            <w:hideMark/>
          </w:tcPr>
          <w:p w14:paraId="1F53F84C" w14:textId="4ACF39D2" w:rsidR="000908AB" w:rsidRPr="000908AB" w:rsidRDefault="00096494" w:rsidP="00C87FD4">
            <w:pPr>
              <w:jc w:val="left"/>
            </w:pPr>
            <w:r w:rsidRPr="00096494">
              <w:t>Integrale benadering van privacy, informatiebeveiliging en business continuity binnen één systeem</w:t>
            </w:r>
          </w:p>
        </w:tc>
        <w:tc>
          <w:tcPr>
            <w:tcW w:w="1701" w:type="dxa"/>
            <w:tcBorders>
              <w:top w:val="nil"/>
              <w:left w:val="single" w:sz="8" w:space="0" w:color="000000"/>
              <w:bottom w:val="nil"/>
              <w:right w:val="single" w:sz="8" w:space="0" w:color="000000"/>
            </w:tcBorders>
            <w:shd w:val="clear" w:color="auto" w:fill="FFE599"/>
            <w:hideMark/>
          </w:tcPr>
          <w:p w14:paraId="7369511A" w14:textId="77777777" w:rsidR="000908AB" w:rsidRPr="000908AB" w:rsidRDefault="000908AB" w:rsidP="000908AB">
            <w:r w:rsidRPr="000908AB">
              <w:t>Z2</w:t>
            </w:r>
          </w:p>
        </w:tc>
        <w:tc>
          <w:tcPr>
            <w:tcW w:w="3318" w:type="dxa"/>
            <w:tcBorders>
              <w:top w:val="nil"/>
              <w:left w:val="single" w:sz="8" w:space="0" w:color="000000"/>
              <w:bottom w:val="nil"/>
              <w:right w:val="single" w:sz="8" w:space="0" w:color="000000"/>
            </w:tcBorders>
            <w:shd w:val="clear" w:color="auto" w:fill="FFE599"/>
            <w:hideMark/>
          </w:tcPr>
          <w:p w14:paraId="371609A3" w14:textId="69618813" w:rsidR="000908AB" w:rsidRDefault="00C04FF3" w:rsidP="00C87FD4">
            <w:pPr>
              <w:jc w:val="left"/>
            </w:pPr>
            <w:r w:rsidRPr="00C04FF3">
              <w:t>Afhankelijkheid van sleutelpersonen voor kennis van het IMS</w:t>
            </w:r>
          </w:p>
          <w:p w14:paraId="3C916133" w14:textId="77777777" w:rsidR="00C04FF3" w:rsidRDefault="00C04FF3" w:rsidP="00C87FD4">
            <w:pPr>
              <w:jc w:val="left"/>
            </w:pPr>
          </w:p>
          <w:p w14:paraId="2A5935F4" w14:textId="77777777" w:rsidR="00C04FF3" w:rsidRPr="00C04FF3" w:rsidRDefault="00C04FF3" w:rsidP="00C87FD4">
            <w:pPr>
              <w:jc w:val="left"/>
            </w:pPr>
          </w:p>
        </w:tc>
        <w:tc>
          <w:tcPr>
            <w:tcW w:w="236" w:type="dxa"/>
            <w:shd w:val="clear" w:color="auto" w:fill="FFFFFF"/>
            <w:hideMark/>
          </w:tcPr>
          <w:p w14:paraId="3B778D82" w14:textId="77777777" w:rsidR="000908AB" w:rsidRPr="000908AB" w:rsidRDefault="000908AB" w:rsidP="000908AB">
            <w:pPr>
              <w:spacing w:after="160"/>
            </w:pPr>
          </w:p>
        </w:tc>
      </w:tr>
      <w:tr w:rsidR="000908AB" w:rsidRPr="000908AB" w14:paraId="574ED99F" w14:textId="77777777" w:rsidTr="00C87FD4">
        <w:trPr>
          <w:trHeight w:val="315"/>
        </w:trPr>
        <w:tc>
          <w:tcPr>
            <w:tcW w:w="993" w:type="dxa"/>
            <w:tcBorders>
              <w:top w:val="nil"/>
              <w:left w:val="single" w:sz="8" w:space="0" w:color="000000"/>
              <w:bottom w:val="nil"/>
              <w:right w:val="single" w:sz="8" w:space="0" w:color="000000"/>
            </w:tcBorders>
            <w:shd w:val="clear" w:color="auto" w:fill="C5E0B3"/>
            <w:hideMark/>
          </w:tcPr>
          <w:p w14:paraId="6A238B2E" w14:textId="77777777" w:rsidR="000908AB" w:rsidRPr="000908AB" w:rsidRDefault="000908AB" w:rsidP="000908AB">
            <w:r w:rsidRPr="000908AB">
              <w:t xml:space="preserve">S3 </w:t>
            </w:r>
          </w:p>
        </w:tc>
        <w:tc>
          <w:tcPr>
            <w:tcW w:w="3544" w:type="dxa"/>
            <w:tcBorders>
              <w:top w:val="nil"/>
              <w:left w:val="single" w:sz="8" w:space="0" w:color="000000"/>
              <w:bottom w:val="nil"/>
              <w:right w:val="single" w:sz="8" w:space="0" w:color="000000"/>
            </w:tcBorders>
            <w:shd w:val="clear" w:color="auto" w:fill="C5E0B3"/>
            <w:hideMark/>
          </w:tcPr>
          <w:tbl>
            <w:tblPr>
              <w:tblW w:w="0" w:type="auto"/>
              <w:tblCellSpacing w:w="15" w:type="dxa"/>
              <w:tblLayout w:type="fixed"/>
              <w:tblCellMar>
                <w:top w:w="15" w:type="dxa"/>
                <w:left w:w="15" w:type="dxa"/>
                <w:bottom w:w="15" w:type="dxa"/>
                <w:right w:w="15" w:type="dxa"/>
              </w:tblCellMar>
              <w:tblLook w:val="04A0" w:firstRow="1" w:lastRow="0" w:firstColumn="1" w:lastColumn="0" w:noHBand="0" w:noVBand="1"/>
            </w:tblPr>
            <w:tblGrid>
              <w:gridCol w:w="110"/>
            </w:tblGrid>
            <w:tr w:rsidR="00096494" w:rsidRPr="00096494" w14:paraId="593FB0D4" w14:textId="77777777" w:rsidTr="00C87FD4">
              <w:trPr>
                <w:tblCellSpacing w:w="15" w:type="dxa"/>
              </w:trPr>
              <w:tc>
                <w:tcPr>
                  <w:tcW w:w="36" w:type="dxa"/>
                  <w:vAlign w:val="center"/>
                  <w:hideMark/>
                </w:tcPr>
                <w:p w14:paraId="383B6287" w14:textId="77777777" w:rsidR="00096494" w:rsidRPr="00096494" w:rsidRDefault="00096494" w:rsidP="00C87FD4">
                  <w:pPr>
                    <w:jc w:val="left"/>
                  </w:pPr>
                </w:p>
              </w:tc>
            </w:tr>
          </w:tbl>
          <w:p w14:paraId="7B6FA268" w14:textId="77777777" w:rsidR="00096494" w:rsidRPr="00096494" w:rsidRDefault="00096494" w:rsidP="00C87FD4">
            <w:pPr>
              <w:jc w:val="left"/>
              <w:rPr>
                <w:vanish/>
              </w:rPr>
            </w:pPr>
          </w:p>
          <w:tbl>
            <w:tblPr>
              <w:tblW w:w="0" w:type="auto"/>
              <w:tblCellSpacing w:w="15" w:type="dxa"/>
              <w:tblLayout w:type="fixed"/>
              <w:tblCellMar>
                <w:top w:w="15" w:type="dxa"/>
                <w:left w:w="15" w:type="dxa"/>
                <w:bottom w:w="15" w:type="dxa"/>
                <w:right w:w="15" w:type="dxa"/>
              </w:tblCellMar>
              <w:tblLook w:val="04A0" w:firstRow="1" w:lastRow="0" w:firstColumn="1" w:lastColumn="0" w:noHBand="0" w:noVBand="1"/>
            </w:tblPr>
            <w:tblGrid>
              <w:gridCol w:w="3075"/>
            </w:tblGrid>
            <w:tr w:rsidR="00096494" w:rsidRPr="00096494" w14:paraId="67125B5C" w14:textId="77777777" w:rsidTr="00C87FD4">
              <w:trPr>
                <w:tblCellSpacing w:w="15" w:type="dxa"/>
              </w:trPr>
              <w:tc>
                <w:tcPr>
                  <w:tcW w:w="3015" w:type="dxa"/>
                  <w:vAlign w:val="center"/>
                  <w:hideMark/>
                </w:tcPr>
                <w:p w14:paraId="04B6777B" w14:textId="4D60C40C" w:rsidR="00096494" w:rsidRPr="00096494" w:rsidRDefault="00F462E2" w:rsidP="00C87FD4">
                  <w:pPr>
                    <w:jc w:val="left"/>
                  </w:pPr>
                  <w:r w:rsidRPr="00F462E2">
                    <w:t>Ingebedde rapportage- en escalatiestructuur richting directieteam</w:t>
                  </w:r>
                </w:p>
              </w:tc>
            </w:tr>
          </w:tbl>
          <w:p w14:paraId="709F5BF8" w14:textId="77777777" w:rsidR="000908AB" w:rsidRPr="000908AB" w:rsidRDefault="000908AB" w:rsidP="00C87FD4">
            <w:pPr>
              <w:jc w:val="left"/>
            </w:pPr>
          </w:p>
        </w:tc>
        <w:tc>
          <w:tcPr>
            <w:tcW w:w="1701" w:type="dxa"/>
            <w:tcBorders>
              <w:top w:val="nil"/>
              <w:left w:val="single" w:sz="8" w:space="0" w:color="000000"/>
              <w:bottom w:val="nil"/>
              <w:right w:val="single" w:sz="8" w:space="0" w:color="000000"/>
            </w:tcBorders>
            <w:shd w:val="clear" w:color="auto" w:fill="FFE599"/>
            <w:hideMark/>
          </w:tcPr>
          <w:p w14:paraId="2C982764" w14:textId="77777777" w:rsidR="000908AB" w:rsidRPr="000908AB" w:rsidRDefault="000908AB" w:rsidP="000908AB">
            <w:r w:rsidRPr="000908AB">
              <w:t xml:space="preserve">Z3 </w:t>
            </w:r>
          </w:p>
        </w:tc>
        <w:tc>
          <w:tcPr>
            <w:tcW w:w="3318" w:type="dxa"/>
            <w:tcBorders>
              <w:top w:val="nil"/>
              <w:left w:val="single" w:sz="8" w:space="0" w:color="000000"/>
              <w:bottom w:val="nil"/>
              <w:right w:val="single" w:sz="8" w:space="0" w:color="000000"/>
            </w:tcBorders>
            <w:shd w:val="clear" w:color="auto" w:fill="FFE599"/>
            <w:hideMark/>
          </w:tcPr>
          <w:tbl>
            <w:tblPr>
              <w:tblW w:w="0" w:type="auto"/>
              <w:tblCellSpacing w:w="15" w:type="dxa"/>
              <w:tblLayout w:type="fixed"/>
              <w:tblCellMar>
                <w:top w:w="15" w:type="dxa"/>
                <w:left w:w="15" w:type="dxa"/>
                <w:bottom w:w="15" w:type="dxa"/>
                <w:right w:w="15" w:type="dxa"/>
              </w:tblCellMar>
              <w:tblLook w:val="04A0" w:firstRow="1" w:lastRow="0" w:firstColumn="1" w:lastColumn="0" w:noHBand="0" w:noVBand="1"/>
            </w:tblPr>
            <w:tblGrid>
              <w:gridCol w:w="110"/>
            </w:tblGrid>
            <w:tr w:rsidR="00C04FF3" w:rsidRPr="00C04FF3" w14:paraId="42344D59" w14:textId="77777777" w:rsidTr="00C87FD4">
              <w:trPr>
                <w:tblCellSpacing w:w="15" w:type="dxa"/>
              </w:trPr>
              <w:tc>
                <w:tcPr>
                  <w:tcW w:w="36" w:type="dxa"/>
                  <w:vAlign w:val="center"/>
                  <w:hideMark/>
                </w:tcPr>
                <w:p w14:paraId="466F9858" w14:textId="77777777" w:rsidR="00C04FF3" w:rsidRPr="00C04FF3" w:rsidRDefault="00C04FF3" w:rsidP="00C87FD4">
                  <w:pPr>
                    <w:jc w:val="left"/>
                  </w:pPr>
                </w:p>
              </w:tc>
            </w:tr>
          </w:tbl>
          <w:p w14:paraId="6B881FF4" w14:textId="77777777" w:rsidR="00C04FF3" w:rsidRPr="00C04FF3" w:rsidRDefault="00C04FF3" w:rsidP="00C87FD4">
            <w:pPr>
              <w:jc w:val="left"/>
              <w:rPr>
                <w:vanish/>
              </w:rPr>
            </w:pPr>
          </w:p>
          <w:tbl>
            <w:tblPr>
              <w:tblW w:w="0" w:type="auto"/>
              <w:tblCellSpacing w:w="15" w:type="dxa"/>
              <w:tblLayout w:type="fixed"/>
              <w:tblCellMar>
                <w:top w:w="15" w:type="dxa"/>
                <w:left w:w="15" w:type="dxa"/>
                <w:bottom w:w="15" w:type="dxa"/>
                <w:right w:w="15" w:type="dxa"/>
              </w:tblCellMar>
              <w:tblLook w:val="04A0" w:firstRow="1" w:lastRow="0" w:firstColumn="1" w:lastColumn="0" w:noHBand="0" w:noVBand="1"/>
            </w:tblPr>
            <w:tblGrid>
              <w:gridCol w:w="2650"/>
            </w:tblGrid>
            <w:tr w:rsidR="00C04FF3" w:rsidRPr="00C04FF3" w14:paraId="62217BF1" w14:textId="77777777" w:rsidTr="00C87FD4">
              <w:trPr>
                <w:tblCellSpacing w:w="15" w:type="dxa"/>
              </w:trPr>
              <w:tc>
                <w:tcPr>
                  <w:tcW w:w="2590" w:type="dxa"/>
                  <w:vAlign w:val="center"/>
                  <w:hideMark/>
                </w:tcPr>
                <w:p w14:paraId="603EBE90" w14:textId="77777777" w:rsidR="00C04FF3" w:rsidRPr="00C04FF3" w:rsidRDefault="00C04FF3" w:rsidP="00C87FD4">
                  <w:pPr>
                    <w:jc w:val="left"/>
                  </w:pPr>
                  <w:r w:rsidRPr="00C04FF3">
                    <w:t>Beperkte capaciteit voor structurele monitoring en doorontwikkeling</w:t>
                  </w:r>
                </w:p>
              </w:tc>
            </w:tr>
          </w:tbl>
          <w:p w14:paraId="642BE930" w14:textId="77777777" w:rsidR="000908AB" w:rsidRPr="000908AB" w:rsidRDefault="000908AB" w:rsidP="00C87FD4">
            <w:pPr>
              <w:jc w:val="left"/>
            </w:pPr>
          </w:p>
        </w:tc>
        <w:tc>
          <w:tcPr>
            <w:tcW w:w="236" w:type="dxa"/>
            <w:shd w:val="clear" w:color="auto" w:fill="FFFFFF"/>
            <w:hideMark/>
          </w:tcPr>
          <w:p w14:paraId="039DC9AE" w14:textId="77777777" w:rsidR="000908AB" w:rsidRPr="000908AB" w:rsidRDefault="000908AB" w:rsidP="000908AB">
            <w:pPr>
              <w:spacing w:after="160"/>
            </w:pPr>
          </w:p>
        </w:tc>
      </w:tr>
      <w:tr w:rsidR="000908AB" w:rsidRPr="000908AB" w14:paraId="3787892A" w14:textId="77777777" w:rsidTr="00C87FD4">
        <w:trPr>
          <w:trHeight w:val="90"/>
        </w:trPr>
        <w:tc>
          <w:tcPr>
            <w:tcW w:w="993" w:type="dxa"/>
            <w:tcBorders>
              <w:top w:val="nil"/>
              <w:left w:val="single" w:sz="8" w:space="0" w:color="000000"/>
              <w:bottom w:val="nil"/>
              <w:right w:val="single" w:sz="8" w:space="0" w:color="000000"/>
            </w:tcBorders>
            <w:shd w:val="clear" w:color="auto" w:fill="C5E0B3"/>
            <w:hideMark/>
          </w:tcPr>
          <w:p w14:paraId="06FF988F" w14:textId="77777777" w:rsidR="000908AB" w:rsidRPr="000908AB" w:rsidRDefault="000908AB" w:rsidP="000908AB">
            <w:r w:rsidRPr="000908AB">
              <w:t>S4</w:t>
            </w:r>
          </w:p>
        </w:tc>
        <w:tc>
          <w:tcPr>
            <w:tcW w:w="3544" w:type="dxa"/>
            <w:tcBorders>
              <w:top w:val="nil"/>
              <w:left w:val="single" w:sz="8" w:space="0" w:color="000000"/>
              <w:bottom w:val="nil"/>
              <w:right w:val="single" w:sz="8" w:space="0" w:color="000000"/>
            </w:tcBorders>
            <w:shd w:val="clear" w:color="auto" w:fill="C5E0B3"/>
            <w:hideMark/>
          </w:tcPr>
          <w:p w14:paraId="168C59BA" w14:textId="55776610" w:rsidR="000908AB" w:rsidRPr="000908AB" w:rsidRDefault="00096494" w:rsidP="00C87FD4">
            <w:pPr>
              <w:jc w:val="left"/>
            </w:pPr>
            <w:r w:rsidRPr="00096494">
              <w:t>Aansluiting van het IMS op de planning- en controlcyclus</w:t>
            </w:r>
          </w:p>
        </w:tc>
        <w:tc>
          <w:tcPr>
            <w:tcW w:w="1701" w:type="dxa"/>
            <w:tcBorders>
              <w:top w:val="nil"/>
              <w:left w:val="single" w:sz="8" w:space="0" w:color="000000"/>
              <w:bottom w:val="nil"/>
              <w:right w:val="single" w:sz="8" w:space="0" w:color="000000"/>
            </w:tcBorders>
            <w:shd w:val="clear" w:color="auto" w:fill="FFE599"/>
            <w:hideMark/>
          </w:tcPr>
          <w:p w14:paraId="215AFBC1" w14:textId="77777777" w:rsidR="000908AB" w:rsidRPr="000908AB" w:rsidRDefault="000908AB" w:rsidP="000908AB">
            <w:r w:rsidRPr="000908AB">
              <w:t>Z4</w:t>
            </w:r>
          </w:p>
        </w:tc>
        <w:tc>
          <w:tcPr>
            <w:tcW w:w="3318" w:type="dxa"/>
            <w:tcBorders>
              <w:top w:val="nil"/>
              <w:left w:val="single" w:sz="8" w:space="0" w:color="000000"/>
              <w:bottom w:val="nil"/>
              <w:right w:val="single" w:sz="8" w:space="0" w:color="000000"/>
            </w:tcBorders>
            <w:shd w:val="clear" w:color="auto" w:fill="FFE599"/>
            <w:hideMark/>
          </w:tcPr>
          <w:p w14:paraId="3A78E405" w14:textId="2E0E4223" w:rsidR="000908AB" w:rsidRPr="000908AB" w:rsidRDefault="00C87FD4" w:rsidP="00C87FD4">
            <w:pPr>
              <w:jc w:val="left"/>
            </w:pPr>
            <w:r w:rsidRPr="00C87FD4">
              <w:t>Verschillen in risicobewustzijn tussen organisatieonderdelen</w:t>
            </w:r>
          </w:p>
        </w:tc>
        <w:tc>
          <w:tcPr>
            <w:tcW w:w="236" w:type="dxa"/>
            <w:shd w:val="clear" w:color="auto" w:fill="FFFFFF"/>
            <w:hideMark/>
          </w:tcPr>
          <w:p w14:paraId="4AD0638A" w14:textId="77777777" w:rsidR="000908AB" w:rsidRPr="000908AB" w:rsidRDefault="000908AB" w:rsidP="000908AB">
            <w:pPr>
              <w:spacing w:after="160"/>
            </w:pPr>
          </w:p>
        </w:tc>
      </w:tr>
      <w:tr w:rsidR="000908AB" w:rsidRPr="000908AB" w14:paraId="5ACADA0A" w14:textId="77777777" w:rsidTr="00C87FD4">
        <w:trPr>
          <w:trHeight w:val="300"/>
        </w:trPr>
        <w:tc>
          <w:tcPr>
            <w:tcW w:w="9556" w:type="dxa"/>
            <w:gridSpan w:val="4"/>
            <w:vMerge w:val="restart"/>
            <w:tcBorders>
              <w:top w:val="single" w:sz="8" w:space="0" w:color="000000"/>
              <w:left w:val="single" w:sz="8" w:space="0" w:color="000000"/>
              <w:bottom w:val="single" w:sz="8" w:space="0" w:color="000000"/>
              <w:right w:val="single" w:sz="8" w:space="0" w:color="000000"/>
            </w:tcBorders>
            <w:shd w:val="clear" w:color="auto" w:fill="BFBFBF"/>
            <w:hideMark/>
          </w:tcPr>
          <w:p w14:paraId="65A5D68A" w14:textId="77777777" w:rsidR="000908AB" w:rsidRPr="000908AB" w:rsidRDefault="000908AB" w:rsidP="000908AB">
            <w:r w:rsidRPr="000908AB">
              <w:t>Externe Factoren</w:t>
            </w:r>
          </w:p>
        </w:tc>
        <w:tc>
          <w:tcPr>
            <w:tcW w:w="236" w:type="dxa"/>
            <w:shd w:val="clear" w:color="auto" w:fill="FFFFFF"/>
            <w:hideMark/>
          </w:tcPr>
          <w:p w14:paraId="26245483" w14:textId="77777777" w:rsidR="000908AB" w:rsidRPr="000908AB" w:rsidRDefault="000908AB" w:rsidP="000908AB">
            <w:pPr>
              <w:spacing w:after="160"/>
            </w:pPr>
          </w:p>
        </w:tc>
      </w:tr>
      <w:tr w:rsidR="000908AB" w:rsidRPr="000908AB" w14:paraId="759BD391" w14:textId="77777777" w:rsidTr="00C87FD4">
        <w:trPr>
          <w:trHeight w:val="75"/>
        </w:trPr>
        <w:tc>
          <w:tcPr>
            <w:tcW w:w="9556" w:type="dxa"/>
            <w:gridSpan w:val="4"/>
            <w:vMerge/>
            <w:tcBorders>
              <w:top w:val="single" w:sz="8" w:space="0" w:color="000000"/>
              <w:left w:val="single" w:sz="8" w:space="0" w:color="000000"/>
              <w:bottom w:val="single" w:sz="8" w:space="0" w:color="000000"/>
              <w:right w:val="single" w:sz="8" w:space="0" w:color="000000"/>
            </w:tcBorders>
            <w:shd w:val="clear" w:color="auto" w:fill="FFFFFF"/>
            <w:vAlign w:val="center"/>
            <w:hideMark/>
          </w:tcPr>
          <w:p w14:paraId="331B912B" w14:textId="77777777" w:rsidR="000908AB" w:rsidRPr="000908AB" w:rsidRDefault="000908AB" w:rsidP="000908AB"/>
        </w:tc>
        <w:tc>
          <w:tcPr>
            <w:tcW w:w="236" w:type="dxa"/>
            <w:shd w:val="clear" w:color="auto" w:fill="FFFFFF"/>
            <w:hideMark/>
          </w:tcPr>
          <w:p w14:paraId="439CE8CD" w14:textId="77777777" w:rsidR="000908AB" w:rsidRPr="000908AB" w:rsidRDefault="000908AB" w:rsidP="000908AB">
            <w:pPr>
              <w:spacing w:after="160"/>
            </w:pPr>
          </w:p>
        </w:tc>
      </w:tr>
      <w:tr w:rsidR="000908AB" w:rsidRPr="000908AB" w14:paraId="3302DC2D" w14:textId="77777777" w:rsidTr="00C87FD4">
        <w:trPr>
          <w:trHeight w:val="300"/>
        </w:trPr>
        <w:tc>
          <w:tcPr>
            <w:tcW w:w="993" w:type="dxa"/>
            <w:vMerge w:val="restart"/>
            <w:tcBorders>
              <w:top w:val="nil"/>
              <w:left w:val="single" w:sz="8" w:space="0" w:color="000000"/>
              <w:bottom w:val="single" w:sz="8" w:space="0" w:color="000000"/>
              <w:right w:val="single" w:sz="8" w:space="0" w:color="000000"/>
            </w:tcBorders>
            <w:shd w:val="clear" w:color="auto" w:fill="B4C6E7"/>
            <w:hideMark/>
          </w:tcPr>
          <w:p w14:paraId="76104C5F" w14:textId="77777777" w:rsidR="000908AB" w:rsidRPr="000908AB" w:rsidRDefault="000908AB" w:rsidP="000908AB">
            <w:r w:rsidRPr="000908AB">
              <w:t>Kansen</w:t>
            </w:r>
          </w:p>
        </w:tc>
        <w:tc>
          <w:tcPr>
            <w:tcW w:w="3544" w:type="dxa"/>
            <w:vMerge w:val="restart"/>
            <w:tcBorders>
              <w:top w:val="nil"/>
              <w:left w:val="single" w:sz="8" w:space="0" w:color="000000"/>
              <w:bottom w:val="single" w:sz="8" w:space="0" w:color="000000"/>
              <w:right w:val="single" w:sz="8" w:space="0" w:color="000000"/>
            </w:tcBorders>
            <w:shd w:val="clear" w:color="auto" w:fill="B4C6E7"/>
            <w:hideMark/>
          </w:tcPr>
          <w:p w14:paraId="6A4ECB86" w14:textId="77777777" w:rsidR="000908AB" w:rsidRPr="000908AB" w:rsidRDefault="000908AB" w:rsidP="000908AB"/>
        </w:tc>
        <w:tc>
          <w:tcPr>
            <w:tcW w:w="1701" w:type="dxa"/>
            <w:vMerge w:val="restart"/>
            <w:tcBorders>
              <w:top w:val="nil"/>
              <w:left w:val="single" w:sz="8" w:space="0" w:color="000000"/>
              <w:bottom w:val="single" w:sz="8" w:space="0" w:color="000000"/>
              <w:right w:val="single" w:sz="8" w:space="0" w:color="000000"/>
            </w:tcBorders>
            <w:shd w:val="clear" w:color="auto" w:fill="F7CAAC"/>
            <w:hideMark/>
          </w:tcPr>
          <w:p w14:paraId="6BE2CCFC" w14:textId="77777777" w:rsidR="000908AB" w:rsidRPr="000908AB" w:rsidRDefault="000908AB" w:rsidP="000908AB">
            <w:r w:rsidRPr="000908AB">
              <w:t>Bedreigingen</w:t>
            </w:r>
          </w:p>
        </w:tc>
        <w:tc>
          <w:tcPr>
            <w:tcW w:w="3318" w:type="dxa"/>
            <w:vMerge w:val="restart"/>
            <w:tcBorders>
              <w:top w:val="nil"/>
              <w:left w:val="single" w:sz="8" w:space="0" w:color="000000"/>
              <w:bottom w:val="single" w:sz="8" w:space="0" w:color="000000"/>
              <w:right w:val="single" w:sz="8" w:space="0" w:color="000000"/>
            </w:tcBorders>
            <w:shd w:val="clear" w:color="auto" w:fill="F7CAAC"/>
            <w:hideMark/>
          </w:tcPr>
          <w:p w14:paraId="76DEE2AB" w14:textId="77777777" w:rsidR="000908AB" w:rsidRPr="000908AB" w:rsidRDefault="000908AB" w:rsidP="000908AB"/>
        </w:tc>
        <w:tc>
          <w:tcPr>
            <w:tcW w:w="236" w:type="dxa"/>
            <w:shd w:val="clear" w:color="auto" w:fill="FFFFFF"/>
            <w:hideMark/>
          </w:tcPr>
          <w:p w14:paraId="5FAAB587" w14:textId="77777777" w:rsidR="000908AB" w:rsidRPr="000908AB" w:rsidRDefault="000908AB" w:rsidP="000908AB">
            <w:pPr>
              <w:spacing w:after="160"/>
            </w:pPr>
          </w:p>
        </w:tc>
      </w:tr>
      <w:tr w:rsidR="000908AB" w:rsidRPr="000908AB" w14:paraId="0E1AAF5F" w14:textId="77777777" w:rsidTr="00C87FD4">
        <w:trPr>
          <w:trHeight w:val="75"/>
        </w:trPr>
        <w:tc>
          <w:tcPr>
            <w:tcW w:w="993" w:type="dxa"/>
            <w:vMerge/>
            <w:tcBorders>
              <w:top w:val="nil"/>
              <w:left w:val="single" w:sz="8" w:space="0" w:color="000000"/>
              <w:bottom w:val="single" w:sz="8" w:space="0" w:color="000000"/>
              <w:right w:val="single" w:sz="8" w:space="0" w:color="000000"/>
            </w:tcBorders>
            <w:shd w:val="clear" w:color="auto" w:fill="FFFFFF"/>
            <w:vAlign w:val="center"/>
            <w:hideMark/>
          </w:tcPr>
          <w:p w14:paraId="0FC585EA" w14:textId="77777777" w:rsidR="000908AB" w:rsidRPr="000908AB" w:rsidRDefault="000908AB" w:rsidP="000908AB"/>
        </w:tc>
        <w:tc>
          <w:tcPr>
            <w:tcW w:w="3544" w:type="dxa"/>
            <w:vMerge/>
            <w:tcBorders>
              <w:top w:val="nil"/>
              <w:left w:val="single" w:sz="8" w:space="0" w:color="000000"/>
              <w:bottom w:val="single" w:sz="8" w:space="0" w:color="000000"/>
              <w:right w:val="single" w:sz="8" w:space="0" w:color="000000"/>
            </w:tcBorders>
            <w:shd w:val="clear" w:color="auto" w:fill="FFFFFF"/>
            <w:vAlign w:val="center"/>
            <w:hideMark/>
          </w:tcPr>
          <w:p w14:paraId="27AF1423" w14:textId="77777777" w:rsidR="000908AB" w:rsidRPr="000908AB" w:rsidRDefault="000908AB" w:rsidP="000908AB"/>
        </w:tc>
        <w:tc>
          <w:tcPr>
            <w:tcW w:w="1701" w:type="dxa"/>
            <w:vMerge/>
            <w:tcBorders>
              <w:top w:val="nil"/>
              <w:left w:val="single" w:sz="8" w:space="0" w:color="000000"/>
              <w:bottom w:val="single" w:sz="8" w:space="0" w:color="000000"/>
              <w:right w:val="single" w:sz="8" w:space="0" w:color="000000"/>
            </w:tcBorders>
            <w:shd w:val="clear" w:color="auto" w:fill="FFFFFF"/>
            <w:vAlign w:val="center"/>
            <w:hideMark/>
          </w:tcPr>
          <w:p w14:paraId="02A44A0D" w14:textId="77777777" w:rsidR="000908AB" w:rsidRPr="000908AB" w:rsidRDefault="000908AB" w:rsidP="000908AB"/>
        </w:tc>
        <w:tc>
          <w:tcPr>
            <w:tcW w:w="3318" w:type="dxa"/>
            <w:vMerge/>
            <w:tcBorders>
              <w:top w:val="nil"/>
              <w:left w:val="single" w:sz="8" w:space="0" w:color="000000"/>
              <w:bottom w:val="single" w:sz="8" w:space="0" w:color="000000"/>
              <w:right w:val="single" w:sz="8" w:space="0" w:color="000000"/>
            </w:tcBorders>
            <w:shd w:val="clear" w:color="auto" w:fill="FFFFFF"/>
            <w:vAlign w:val="center"/>
            <w:hideMark/>
          </w:tcPr>
          <w:p w14:paraId="73B98533" w14:textId="77777777" w:rsidR="000908AB" w:rsidRPr="000908AB" w:rsidRDefault="000908AB" w:rsidP="000908AB"/>
        </w:tc>
        <w:tc>
          <w:tcPr>
            <w:tcW w:w="236" w:type="dxa"/>
            <w:shd w:val="clear" w:color="auto" w:fill="FFFFFF"/>
            <w:hideMark/>
          </w:tcPr>
          <w:p w14:paraId="2F37E360" w14:textId="77777777" w:rsidR="000908AB" w:rsidRPr="000908AB" w:rsidRDefault="000908AB" w:rsidP="000908AB">
            <w:pPr>
              <w:spacing w:after="160"/>
            </w:pPr>
          </w:p>
        </w:tc>
      </w:tr>
      <w:tr w:rsidR="000908AB" w:rsidRPr="000908AB" w14:paraId="0DD59C08" w14:textId="77777777" w:rsidTr="00C87FD4">
        <w:trPr>
          <w:trHeight w:val="315"/>
        </w:trPr>
        <w:tc>
          <w:tcPr>
            <w:tcW w:w="993" w:type="dxa"/>
            <w:tcBorders>
              <w:top w:val="nil"/>
              <w:left w:val="single" w:sz="8" w:space="0" w:color="000000"/>
              <w:bottom w:val="nil"/>
              <w:right w:val="single" w:sz="8" w:space="0" w:color="000000"/>
            </w:tcBorders>
            <w:shd w:val="clear" w:color="auto" w:fill="B4C6E7"/>
            <w:hideMark/>
          </w:tcPr>
          <w:p w14:paraId="30C68CA8" w14:textId="77777777" w:rsidR="000908AB" w:rsidRPr="000908AB" w:rsidRDefault="000908AB" w:rsidP="000908AB">
            <w:r w:rsidRPr="000908AB">
              <w:t>K1</w:t>
            </w:r>
          </w:p>
        </w:tc>
        <w:tc>
          <w:tcPr>
            <w:tcW w:w="3544" w:type="dxa"/>
            <w:tcBorders>
              <w:top w:val="nil"/>
              <w:left w:val="single" w:sz="8" w:space="0" w:color="000000"/>
              <w:bottom w:val="nil"/>
              <w:right w:val="single" w:sz="8" w:space="0" w:color="000000"/>
            </w:tcBorders>
            <w:shd w:val="clear" w:color="auto" w:fill="B4C6E7"/>
            <w:hideMark/>
          </w:tcPr>
          <w:p w14:paraId="4C0EC4E6" w14:textId="3FF2B926" w:rsidR="000908AB" w:rsidRPr="000908AB" w:rsidRDefault="00F462E2" w:rsidP="000908AB">
            <w:r w:rsidRPr="00F462E2">
              <w:t>Toenemende landelijke standaardisatie (zoals BIO en intergemeentelijke samenwerking) ondersteunt uniformering</w:t>
            </w:r>
          </w:p>
        </w:tc>
        <w:tc>
          <w:tcPr>
            <w:tcW w:w="1701" w:type="dxa"/>
            <w:tcBorders>
              <w:top w:val="nil"/>
              <w:left w:val="single" w:sz="8" w:space="0" w:color="000000"/>
              <w:bottom w:val="nil"/>
              <w:right w:val="single" w:sz="8" w:space="0" w:color="000000"/>
            </w:tcBorders>
            <w:shd w:val="clear" w:color="auto" w:fill="F7CAAC"/>
            <w:hideMark/>
          </w:tcPr>
          <w:p w14:paraId="6DA48A69" w14:textId="77777777" w:rsidR="000908AB" w:rsidRPr="000908AB" w:rsidRDefault="000908AB" w:rsidP="000908AB">
            <w:r w:rsidRPr="000908AB">
              <w:t>B1</w:t>
            </w:r>
          </w:p>
        </w:tc>
        <w:tc>
          <w:tcPr>
            <w:tcW w:w="3318" w:type="dxa"/>
            <w:tcBorders>
              <w:top w:val="nil"/>
              <w:left w:val="single" w:sz="8" w:space="0" w:color="000000"/>
              <w:bottom w:val="nil"/>
              <w:right w:val="single" w:sz="8" w:space="0" w:color="000000"/>
            </w:tcBorders>
            <w:shd w:val="clear" w:color="auto" w:fill="F7CAAC"/>
            <w:hideMark/>
          </w:tcPr>
          <w:p w14:paraId="5C5EDCB2" w14:textId="6AF61036" w:rsidR="000908AB" w:rsidRPr="000908AB" w:rsidRDefault="00C143A2" w:rsidP="00667D85">
            <w:pPr>
              <w:jc w:val="left"/>
            </w:pPr>
            <w:r w:rsidRPr="00C143A2">
              <w:t>Toenemende complexiteit en frequentie van cyberdreigingen</w:t>
            </w:r>
          </w:p>
        </w:tc>
        <w:tc>
          <w:tcPr>
            <w:tcW w:w="236" w:type="dxa"/>
            <w:shd w:val="clear" w:color="auto" w:fill="FFFFFF"/>
            <w:hideMark/>
          </w:tcPr>
          <w:p w14:paraId="3E4590ED" w14:textId="77777777" w:rsidR="000908AB" w:rsidRPr="000908AB" w:rsidRDefault="000908AB" w:rsidP="000908AB">
            <w:pPr>
              <w:spacing w:after="160"/>
            </w:pPr>
          </w:p>
        </w:tc>
      </w:tr>
      <w:tr w:rsidR="000908AB" w:rsidRPr="000908AB" w14:paraId="469B09A9" w14:textId="77777777" w:rsidTr="00C87FD4">
        <w:trPr>
          <w:trHeight w:val="315"/>
        </w:trPr>
        <w:tc>
          <w:tcPr>
            <w:tcW w:w="993" w:type="dxa"/>
            <w:tcBorders>
              <w:top w:val="nil"/>
              <w:left w:val="single" w:sz="8" w:space="0" w:color="000000"/>
              <w:bottom w:val="nil"/>
              <w:right w:val="single" w:sz="8" w:space="0" w:color="000000"/>
            </w:tcBorders>
            <w:shd w:val="clear" w:color="auto" w:fill="B4C6E7"/>
            <w:hideMark/>
          </w:tcPr>
          <w:p w14:paraId="56CFA0C4" w14:textId="77777777" w:rsidR="000908AB" w:rsidRPr="000908AB" w:rsidRDefault="000908AB" w:rsidP="000908AB">
            <w:r w:rsidRPr="000908AB">
              <w:t>K2</w:t>
            </w:r>
          </w:p>
        </w:tc>
        <w:tc>
          <w:tcPr>
            <w:tcW w:w="3544" w:type="dxa"/>
            <w:tcBorders>
              <w:top w:val="nil"/>
              <w:left w:val="single" w:sz="8" w:space="0" w:color="000000"/>
              <w:bottom w:val="nil"/>
              <w:right w:val="single" w:sz="8" w:space="0" w:color="000000"/>
            </w:tcBorders>
            <w:shd w:val="clear" w:color="auto" w:fill="B4C6E7"/>
            <w:hideMark/>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0"/>
            </w:tblGrid>
            <w:tr w:rsidR="00D63934" w:rsidRPr="00D63934" w14:paraId="38E4D59D" w14:textId="77777777">
              <w:trPr>
                <w:tblCellSpacing w:w="15" w:type="dxa"/>
              </w:trPr>
              <w:tc>
                <w:tcPr>
                  <w:tcW w:w="36" w:type="dxa"/>
                  <w:vAlign w:val="center"/>
                  <w:hideMark/>
                </w:tcPr>
                <w:p w14:paraId="7C753E52" w14:textId="77777777" w:rsidR="00D63934" w:rsidRPr="00D63934" w:rsidRDefault="00D63934" w:rsidP="00D63934"/>
              </w:tc>
            </w:tr>
          </w:tbl>
          <w:p w14:paraId="3DE3AB65" w14:textId="77777777" w:rsidR="00D63934" w:rsidRPr="00D63934" w:rsidRDefault="00D63934" w:rsidP="00D63934">
            <w:pPr>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7828"/>
            </w:tblGrid>
            <w:tr w:rsidR="00D63934" w:rsidRPr="00D63934" w14:paraId="5F660E8C" w14:textId="77777777">
              <w:trPr>
                <w:tblCellSpacing w:w="15" w:type="dxa"/>
              </w:trPr>
              <w:tc>
                <w:tcPr>
                  <w:tcW w:w="7768" w:type="dxa"/>
                  <w:vAlign w:val="center"/>
                  <w:hideMark/>
                </w:tcPr>
                <w:p w14:paraId="623326D8" w14:textId="11944F4B" w:rsidR="00D63934" w:rsidRPr="00D63934" w:rsidRDefault="00D63934" w:rsidP="00D63934">
                  <w:r w:rsidRPr="00D63934">
                    <w:t>Digitalisering biedt mogelijkheden voor betere monitoring en risicotransparantie</w:t>
                  </w:r>
                </w:p>
              </w:tc>
            </w:tr>
          </w:tbl>
          <w:p w14:paraId="76577271" w14:textId="77777777" w:rsidR="000908AB" w:rsidRPr="000908AB" w:rsidRDefault="000908AB" w:rsidP="000908AB"/>
        </w:tc>
        <w:tc>
          <w:tcPr>
            <w:tcW w:w="1701" w:type="dxa"/>
            <w:tcBorders>
              <w:top w:val="nil"/>
              <w:left w:val="single" w:sz="8" w:space="0" w:color="000000"/>
              <w:bottom w:val="nil"/>
              <w:right w:val="single" w:sz="8" w:space="0" w:color="000000"/>
            </w:tcBorders>
            <w:shd w:val="clear" w:color="auto" w:fill="F7CAAC"/>
            <w:hideMark/>
          </w:tcPr>
          <w:p w14:paraId="13CE40D4" w14:textId="77777777" w:rsidR="000908AB" w:rsidRPr="000908AB" w:rsidRDefault="000908AB" w:rsidP="000908AB">
            <w:r w:rsidRPr="000908AB">
              <w:t xml:space="preserve">B2 </w:t>
            </w:r>
          </w:p>
        </w:tc>
        <w:tc>
          <w:tcPr>
            <w:tcW w:w="3318" w:type="dxa"/>
            <w:tcBorders>
              <w:top w:val="nil"/>
              <w:left w:val="single" w:sz="8" w:space="0" w:color="000000"/>
              <w:bottom w:val="nil"/>
              <w:right w:val="single" w:sz="8" w:space="0" w:color="000000"/>
            </w:tcBorders>
            <w:shd w:val="clear" w:color="auto" w:fill="F7CAAC"/>
            <w:hideMark/>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0"/>
            </w:tblGrid>
            <w:tr w:rsidR="00C143A2" w:rsidRPr="00C143A2" w14:paraId="012E030C" w14:textId="77777777">
              <w:trPr>
                <w:tblCellSpacing w:w="15" w:type="dxa"/>
              </w:trPr>
              <w:tc>
                <w:tcPr>
                  <w:tcW w:w="36" w:type="dxa"/>
                  <w:vAlign w:val="center"/>
                  <w:hideMark/>
                </w:tcPr>
                <w:p w14:paraId="70D39CA9" w14:textId="77777777" w:rsidR="00C143A2" w:rsidRPr="00C143A2" w:rsidRDefault="00C143A2" w:rsidP="00667D85">
                  <w:pPr>
                    <w:jc w:val="left"/>
                  </w:pPr>
                </w:p>
              </w:tc>
            </w:tr>
          </w:tbl>
          <w:p w14:paraId="5D379C61" w14:textId="77777777" w:rsidR="00C143A2" w:rsidRPr="00C143A2" w:rsidRDefault="00C143A2" w:rsidP="00667D85">
            <w:pPr>
              <w:jc w:val="left"/>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781"/>
            </w:tblGrid>
            <w:tr w:rsidR="00C143A2" w:rsidRPr="00C143A2" w14:paraId="28DAA046" w14:textId="77777777">
              <w:trPr>
                <w:tblCellSpacing w:w="15" w:type="dxa"/>
              </w:trPr>
              <w:tc>
                <w:tcPr>
                  <w:tcW w:w="6721" w:type="dxa"/>
                  <w:vAlign w:val="center"/>
                  <w:hideMark/>
                </w:tcPr>
                <w:p w14:paraId="397717D9" w14:textId="77777777" w:rsidR="00C143A2" w:rsidRPr="00C143A2" w:rsidRDefault="00C143A2" w:rsidP="00667D85">
                  <w:pPr>
                    <w:jc w:val="left"/>
                  </w:pPr>
                  <w:r w:rsidRPr="00C143A2">
                    <w:t>Veranderende wet- en regelgeving met aanvullende compliance-eisen</w:t>
                  </w:r>
                </w:p>
              </w:tc>
            </w:tr>
          </w:tbl>
          <w:p w14:paraId="6A99CE85" w14:textId="77777777" w:rsidR="000908AB" w:rsidRPr="000908AB" w:rsidRDefault="000908AB" w:rsidP="00667D85">
            <w:pPr>
              <w:jc w:val="left"/>
            </w:pPr>
          </w:p>
        </w:tc>
        <w:tc>
          <w:tcPr>
            <w:tcW w:w="236" w:type="dxa"/>
            <w:shd w:val="clear" w:color="auto" w:fill="FFFFFF"/>
            <w:hideMark/>
          </w:tcPr>
          <w:p w14:paraId="2994A56D" w14:textId="77777777" w:rsidR="000908AB" w:rsidRPr="000908AB" w:rsidRDefault="000908AB" w:rsidP="000908AB">
            <w:pPr>
              <w:spacing w:after="160"/>
            </w:pPr>
          </w:p>
        </w:tc>
      </w:tr>
      <w:tr w:rsidR="000908AB" w:rsidRPr="000908AB" w14:paraId="0CE2E41A" w14:textId="77777777" w:rsidTr="00C87FD4">
        <w:trPr>
          <w:trHeight w:val="315"/>
        </w:trPr>
        <w:tc>
          <w:tcPr>
            <w:tcW w:w="993" w:type="dxa"/>
            <w:tcBorders>
              <w:top w:val="nil"/>
              <w:left w:val="single" w:sz="8" w:space="0" w:color="000000"/>
              <w:bottom w:val="nil"/>
              <w:right w:val="single" w:sz="8" w:space="0" w:color="000000"/>
            </w:tcBorders>
            <w:shd w:val="clear" w:color="auto" w:fill="B4C6E7"/>
            <w:hideMark/>
          </w:tcPr>
          <w:p w14:paraId="44CE61AD" w14:textId="77777777" w:rsidR="000908AB" w:rsidRPr="000908AB" w:rsidRDefault="000908AB" w:rsidP="000908AB">
            <w:r w:rsidRPr="000908AB">
              <w:t xml:space="preserve">K3 </w:t>
            </w:r>
          </w:p>
        </w:tc>
        <w:tc>
          <w:tcPr>
            <w:tcW w:w="3544" w:type="dxa"/>
            <w:tcBorders>
              <w:top w:val="nil"/>
              <w:left w:val="single" w:sz="8" w:space="0" w:color="000000"/>
              <w:bottom w:val="nil"/>
              <w:right w:val="single" w:sz="8" w:space="0" w:color="000000"/>
            </w:tcBorders>
            <w:shd w:val="clear" w:color="auto" w:fill="B4C6E7"/>
            <w:hideMark/>
          </w:tcPr>
          <w:p w14:paraId="3C85F60D" w14:textId="0AE16110" w:rsidR="000908AB" w:rsidRPr="000908AB" w:rsidRDefault="00D63934" w:rsidP="000908AB">
            <w:r w:rsidRPr="00D63934">
              <w:t>Samenwerking binnen regionale of landelijke netwerken versterkt kennisdeling</w:t>
            </w:r>
          </w:p>
        </w:tc>
        <w:tc>
          <w:tcPr>
            <w:tcW w:w="1701" w:type="dxa"/>
            <w:tcBorders>
              <w:top w:val="nil"/>
              <w:left w:val="single" w:sz="8" w:space="0" w:color="000000"/>
              <w:bottom w:val="nil"/>
              <w:right w:val="single" w:sz="8" w:space="0" w:color="000000"/>
            </w:tcBorders>
            <w:shd w:val="clear" w:color="auto" w:fill="F7CAAC"/>
            <w:hideMark/>
          </w:tcPr>
          <w:p w14:paraId="7A3D2025" w14:textId="77777777" w:rsidR="000908AB" w:rsidRPr="000908AB" w:rsidRDefault="000908AB" w:rsidP="000908AB">
            <w:r w:rsidRPr="000908AB">
              <w:t>B3</w:t>
            </w:r>
          </w:p>
        </w:tc>
        <w:tc>
          <w:tcPr>
            <w:tcW w:w="3318" w:type="dxa"/>
            <w:tcBorders>
              <w:top w:val="nil"/>
              <w:left w:val="single" w:sz="8" w:space="0" w:color="000000"/>
              <w:bottom w:val="nil"/>
              <w:right w:val="single" w:sz="8" w:space="0" w:color="000000"/>
            </w:tcBorders>
            <w:shd w:val="clear" w:color="auto" w:fill="F7CAAC"/>
            <w:hideMark/>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0"/>
            </w:tblGrid>
            <w:tr w:rsidR="00C143A2" w:rsidRPr="00C143A2" w14:paraId="0E3EBC17" w14:textId="77777777">
              <w:trPr>
                <w:tblCellSpacing w:w="15" w:type="dxa"/>
              </w:trPr>
              <w:tc>
                <w:tcPr>
                  <w:tcW w:w="36" w:type="dxa"/>
                  <w:vAlign w:val="center"/>
                  <w:hideMark/>
                </w:tcPr>
                <w:p w14:paraId="3E48E9D1" w14:textId="77777777" w:rsidR="00C143A2" w:rsidRPr="00C143A2" w:rsidRDefault="00C143A2" w:rsidP="00667D85">
                  <w:pPr>
                    <w:jc w:val="left"/>
                  </w:pPr>
                </w:p>
              </w:tc>
            </w:tr>
          </w:tbl>
          <w:p w14:paraId="17C26492" w14:textId="77777777" w:rsidR="00C143A2" w:rsidRPr="00C143A2" w:rsidRDefault="00C143A2" w:rsidP="00667D85">
            <w:pPr>
              <w:jc w:val="left"/>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655"/>
            </w:tblGrid>
            <w:tr w:rsidR="00C143A2" w:rsidRPr="00C143A2" w14:paraId="63C5F776" w14:textId="77777777">
              <w:trPr>
                <w:tblCellSpacing w:w="15" w:type="dxa"/>
              </w:trPr>
              <w:tc>
                <w:tcPr>
                  <w:tcW w:w="5595" w:type="dxa"/>
                  <w:vAlign w:val="center"/>
                  <w:hideMark/>
                </w:tcPr>
                <w:p w14:paraId="179900F2" w14:textId="77777777" w:rsidR="00C143A2" w:rsidRPr="00C143A2" w:rsidRDefault="00C143A2" w:rsidP="00667D85">
                  <w:pPr>
                    <w:jc w:val="left"/>
                  </w:pPr>
                  <w:r w:rsidRPr="00C143A2">
                    <w:t>Afhankelijkheid van externe leveranciers en cloudpartijen</w:t>
                  </w:r>
                </w:p>
              </w:tc>
            </w:tr>
          </w:tbl>
          <w:p w14:paraId="160719F7" w14:textId="77777777" w:rsidR="000908AB" w:rsidRPr="000908AB" w:rsidRDefault="000908AB" w:rsidP="00667D85">
            <w:pPr>
              <w:jc w:val="left"/>
            </w:pPr>
          </w:p>
        </w:tc>
        <w:tc>
          <w:tcPr>
            <w:tcW w:w="236" w:type="dxa"/>
            <w:shd w:val="clear" w:color="auto" w:fill="FFFFFF"/>
            <w:hideMark/>
          </w:tcPr>
          <w:p w14:paraId="297BC936" w14:textId="77777777" w:rsidR="000908AB" w:rsidRPr="000908AB" w:rsidRDefault="000908AB" w:rsidP="000908AB">
            <w:pPr>
              <w:spacing w:after="160"/>
            </w:pPr>
          </w:p>
        </w:tc>
      </w:tr>
      <w:tr w:rsidR="000908AB" w:rsidRPr="000908AB" w14:paraId="522943D4" w14:textId="77777777" w:rsidTr="00C87FD4">
        <w:trPr>
          <w:trHeight w:val="345"/>
        </w:trPr>
        <w:tc>
          <w:tcPr>
            <w:tcW w:w="993" w:type="dxa"/>
            <w:tcBorders>
              <w:top w:val="nil"/>
              <w:left w:val="single" w:sz="8" w:space="0" w:color="000000"/>
              <w:bottom w:val="single" w:sz="8" w:space="0" w:color="000000"/>
              <w:right w:val="single" w:sz="8" w:space="0" w:color="000000"/>
            </w:tcBorders>
            <w:shd w:val="clear" w:color="auto" w:fill="B4C6E7"/>
            <w:hideMark/>
          </w:tcPr>
          <w:p w14:paraId="775577DC" w14:textId="77777777" w:rsidR="000908AB" w:rsidRPr="000908AB" w:rsidRDefault="000908AB" w:rsidP="000908AB">
            <w:pPr>
              <w:spacing w:after="160"/>
            </w:pPr>
            <w:r w:rsidRPr="000908AB">
              <w:t>K4</w:t>
            </w:r>
          </w:p>
        </w:tc>
        <w:tc>
          <w:tcPr>
            <w:tcW w:w="3544" w:type="dxa"/>
            <w:tcBorders>
              <w:top w:val="nil"/>
              <w:left w:val="single" w:sz="8" w:space="0" w:color="000000"/>
              <w:bottom w:val="single" w:sz="8" w:space="0" w:color="000000"/>
              <w:right w:val="single" w:sz="8" w:space="0" w:color="000000"/>
            </w:tcBorders>
            <w:shd w:val="clear" w:color="auto" w:fill="B4C6E7"/>
            <w:hideMark/>
          </w:tcPr>
          <w:p w14:paraId="24E41887" w14:textId="757A4D12" w:rsidR="000908AB" w:rsidRPr="000908AB" w:rsidRDefault="00D63934" w:rsidP="000908AB">
            <w:pPr>
              <w:spacing w:after="160"/>
            </w:pPr>
            <w:r w:rsidRPr="00D63934">
              <w:t>Groeiend maatschappelijk bewustzijn rondom privacy en informatiebeveiliging vergroot bestuurlijke prioriteit</w:t>
            </w:r>
          </w:p>
        </w:tc>
        <w:tc>
          <w:tcPr>
            <w:tcW w:w="1701" w:type="dxa"/>
            <w:tcBorders>
              <w:top w:val="nil"/>
              <w:left w:val="single" w:sz="8" w:space="0" w:color="000000"/>
              <w:bottom w:val="single" w:sz="8" w:space="0" w:color="000000"/>
              <w:right w:val="single" w:sz="8" w:space="0" w:color="000000"/>
            </w:tcBorders>
            <w:shd w:val="clear" w:color="auto" w:fill="F7CAAC"/>
            <w:hideMark/>
          </w:tcPr>
          <w:p w14:paraId="5D8DB235" w14:textId="77777777" w:rsidR="000908AB" w:rsidRPr="000908AB" w:rsidRDefault="000908AB" w:rsidP="000908AB">
            <w:pPr>
              <w:spacing w:after="160"/>
            </w:pPr>
            <w:r w:rsidRPr="000908AB">
              <w:t>B4</w:t>
            </w:r>
          </w:p>
        </w:tc>
        <w:tc>
          <w:tcPr>
            <w:tcW w:w="3318" w:type="dxa"/>
            <w:tcBorders>
              <w:top w:val="nil"/>
              <w:left w:val="single" w:sz="8" w:space="0" w:color="000000"/>
              <w:bottom w:val="single" w:sz="8" w:space="0" w:color="000000"/>
              <w:right w:val="single" w:sz="8" w:space="0" w:color="000000"/>
            </w:tcBorders>
            <w:shd w:val="clear" w:color="auto" w:fill="F7CAAC"/>
            <w:hideMark/>
          </w:tcPr>
          <w:p w14:paraId="1FFA79D1" w14:textId="2C8F5206" w:rsidR="000908AB" w:rsidRPr="000908AB" w:rsidRDefault="00667D85" w:rsidP="00667D85">
            <w:pPr>
              <w:spacing w:after="160"/>
              <w:jc w:val="left"/>
            </w:pPr>
            <w:r w:rsidRPr="00667D85">
              <w:t>Reputatieschade en bestuurlijke druk bij incidenten of uitval van dienstverlening</w:t>
            </w:r>
          </w:p>
        </w:tc>
        <w:tc>
          <w:tcPr>
            <w:tcW w:w="236" w:type="dxa"/>
            <w:shd w:val="clear" w:color="auto" w:fill="FFFFFF"/>
            <w:hideMark/>
          </w:tcPr>
          <w:p w14:paraId="6720033E" w14:textId="77777777" w:rsidR="000908AB" w:rsidRPr="000908AB" w:rsidRDefault="000908AB" w:rsidP="000908AB">
            <w:pPr>
              <w:spacing w:after="160"/>
            </w:pPr>
          </w:p>
        </w:tc>
      </w:tr>
    </w:tbl>
    <w:p w14:paraId="1DFEA403" w14:textId="77777777" w:rsidR="000908AB" w:rsidRDefault="000908AB" w:rsidP="00793414"/>
    <w:p w14:paraId="0801D352" w14:textId="6A73F4AB" w:rsidR="000908AB" w:rsidRDefault="000908AB" w:rsidP="000908AB">
      <w:r>
        <w:t>Het analyseren van bovenstaande issues wordt gebruikt om:</w:t>
      </w:r>
    </w:p>
    <w:p w14:paraId="3AA63714" w14:textId="3638AA94" w:rsidR="000908AB" w:rsidRDefault="000908AB" w:rsidP="00411345">
      <w:pPr>
        <w:pStyle w:val="ListParagraph"/>
        <w:numPr>
          <w:ilvl w:val="0"/>
          <w:numId w:val="19"/>
        </w:numPr>
      </w:pPr>
      <w:r>
        <w:t>het toepassingsgebied van het managementsysteem te kunnen bij- en of vaststellen;</w:t>
      </w:r>
    </w:p>
    <w:p w14:paraId="16196200" w14:textId="10C4F3C6" w:rsidR="000908AB" w:rsidRDefault="000908AB" w:rsidP="00411345">
      <w:pPr>
        <w:pStyle w:val="ListParagraph"/>
        <w:numPr>
          <w:ilvl w:val="0"/>
          <w:numId w:val="19"/>
        </w:numPr>
      </w:pPr>
      <w:r>
        <w:t>de aan de context gerelateerde risico’s en kansen te kunnen bij- en of vaststellen;</w:t>
      </w:r>
    </w:p>
    <w:p w14:paraId="08FD3752" w14:textId="1B02ACE6" w:rsidR="000908AB" w:rsidRDefault="000908AB" w:rsidP="00411345">
      <w:pPr>
        <w:pStyle w:val="ListParagraph"/>
        <w:numPr>
          <w:ilvl w:val="0"/>
          <w:numId w:val="19"/>
        </w:numPr>
      </w:pPr>
      <w:del w:id="52" w:author="Leede, Luuk de" w:date="2026-03-04T15:05:00Z" w16du:dateUtc="2026-03-04T15:05:28Z">
        <w:r w:rsidDel="000908AB">
          <w:delText>zorg te dragen dat het IMS zich tijdig aanpast</w:delText>
        </w:r>
      </w:del>
      <w:ins w:id="53" w:author="Leede, Luuk de" w:date="2026-03-04T15:05:00Z" w16du:dateUtc="2026-03-04T15:05:39Z">
        <w:r w:rsidR="1CB28800">
          <w:t>aanpassingen aan het systeem te kunnen doorvoeren</w:t>
        </w:r>
      </w:ins>
      <w:del w:id="54" w:author="Leede, Luuk de" w:date="2026-03-04T15:05:00Z" w16du:dateUtc="2026-03-04T15:05:43Z">
        <w:r w:rsidDel="000908AB">
          <w:delText xml:space="preserve"> aan wijzigingen</w:delText>
        </w:r>
      </w:del>
      <w:ins w:id="55" w:author="Leede, Luuk de" w:date="2026-03-04T15:04:00Z" w16du:dateUtc="2026-03-04T15:04:10Z">
        <w:r w:rsidR="1F4E811D">
          <w:t xml:space="preserve"> o</w:t>
        </w:r>
      </w:ins>
      <w:ins w:id="56" w:author="Leede, Luuk de" w:date="2026-03-04T15:03:00Z" w16du:dateUtc="2026-03-04T15:03:45Z">
        <w:r w:rsidR="1F4E811D">
          <w:t>p de geïnvent</w:t>
        </w:r>
      </w:ins>
      <w:ins w:id="57" w:author="Leede, Luuk de" w:date="2026-03-04T15:04:00Z" w16du:dateUtc="2026-03-04T15:04:22Z">
        <w:r w:rsidR="1F4E811D">
          <w:t>arise</w:t>
        </w:r>
      </w:ins>
      <w:ins w:id="58" w:author="Leede, Luuk de" w:date="2026-03-04T15:03:00Z" w16du:dateUtc="2026-03-04T15:03:45Z">
        <w:r w:rsidR="1F4E811D">
          <w:t>erde ge</w:t>
        </w:r>
      </w:ins>
      <w:ins w:id="59" w:author="Leede, Luuk de" w:date="2026-03-04T15:04:00Z" w16du:dateUtc="2026-03-04T15:04:07Z">
        <w:r w:rsidR="1F4E811D">
          <w:t>bieden</w:t>
        </w:r>
      </w:ins>
      <w:r>
        <w:t xml:space="preserve"> </w:t>
      </w:r>
      <w:del w:id="60" w:author="Leede, Luuk de" w:date="2026-03-04T15:03:00Z" w16du:dateUtc="2026-03-04T15:03:21Z">
        <w:r w:rsidDel="000908AB">
          <w:delText>omtrent deze issues.</w:delText>
        </w:r>
      </w:del>
    </w:p>
    <w:p w14:paraId="1D2F9863" w14:textId="13AE21D3" w:rsidR="000908AB" w:rsidRDefault="000908AB">
      <w:r>
        <w:t>Bovenstaande wordt gereview</w:t>
      </w:r>
      <w:del w:id="61" w:author="Leede, Luuk de" w:date="2026-03-04T15:04:00Z" w16du:dateUtc="2026-03-04T15:04:32Z">
        <w:r w:rsidDel="000908AB">
          <w:delText>e</w:delText>
        </w:r>
      </w:del>
      <w:r>
        <w:t>d en aangepast als gevolg van grote wijzigingen, danwel als onderdeel van de periodieke directiebeoordeling.</w:t>
      </w:r>
    </w:p>
    <w:p w14:paraId="0444B705" w14:textId="77777777" w:rsidR="00793414" w:rsidRPr="00793414" w:rsidRDefault="00793414" w:rsidP="00793414"/>
    <w:p w14:paraId="731C513E" w14:textId="2A61444A" w:rsidR="00143453" w:rsidRDefault="00143453" w:rsidP="00143453">
      <w:pPr>
        <w:pStyle w:val="Heading2"/>
      </w:pPr>
      <w:bookmarkStart w:id="62" w:name="_Toc224207850"/>
      <w:r>
        <w:t>Behoefte en verwachtingen van belanghebbenden</w:t>
      </w:r>
      <w:bookmarkEnd w:id="62"/>
    </w:p>
    <w:p w14:paraId="2585857D" w14:textId="0381B86B" w:rsidR="00143453" w:rsidRDefault="00793414" w:rsidP="00793414">
      <w:commentRangeStart w:id="63"/>
      <w:commentRangeStart w:id="64"/>
      <w:r>
        <w:t>De gemeente identificeert relevante belanghebbenden en hun eisen. Deze eisen worden vertaald naar beheersdoelstellingen binnen het IMS. Stakeholdereisen worden periodiek geëvalueerd</w:t>
      </w:r>
      <w:r w:rsidR="58D5BE2E">
        <w:t>.</w:t>
      </w:r>
      <w:commentRangeEnd w:id="63"/>
      <w:r>
        <w:rPr>
          <w:rStyle w:val="CommentReference"/>
          <w:sz w:val="24"/>
          <w:szCs w:val="24"/>
        </w:rPr>
        <w:commentReference w:id="63"/>
      </w:r>
      <w:commentRangeEnd w:id="64"/>
      <w:r>
        <w:rPr>
          <w:rStyle w:val="CommentReference"/>
          <w:sz w:val="24"/>
          <w:szCs w:val="24"/>
        </w:rPr>
        <w:commentReference w:id="64"/>
      </w:r>
      <w:r w:rsidR="00B178FA">
        <w:t xml:space="preserve"> De belangheb</w:t>
      </w:r>
      <w:r w:rsidR="00F478B2">
        <w:t>bendenanalyse is terug te vinden in Bijlage 1.</w:t>
      </w:r>
      <w:commentRangeStart w:id="65"/>
      <w:commentRangeStart w:id="66"/>
      <w:commentRangeEnd w:id="65"/>
      <w:r>
        <w:rPr>
          <w:rStyle w:val="CommentReference"/>
          <w:sz w:val="24"/>
          <w:szCs w:val="24"/>
        </w:rPr>
        <w:commentReference w:id="65"/>
      </w:r>
      <w:commentRangeEnd w:id="66"/>
      <w:r>
        <w:rPr>
          <w:rStyle w:val="CommentReference"/>
          <w:sz w:val="24"/>
          <w:szCs w:val="24"/>
        </w:rPr>
        <w:commentReference w:id="66"/>
      </w:r>
    </w:p>
    <w:p w14:paraId="6541AA22" w14:textId="77777777" w:rsidR="00143453" w:rsidRDefault="00143453" w:rsidP="00143453"/>
    <w:p w14:paraId="106678D5" w14:textId="32F59368" w:rsidR="00BE6839" w:rsidRDefault="00BE6839" w:rsidP="00BE6839">
      <w:r>
        <w:t>Deze belanghebbendenanalyse wordt gebruikt voor:</w:t>
      </w:r>
    </w:p>
    <w:p w14:paraId="2A812E9C" w14:textId="6673F148" w:rsidR="00BE6839" w:rsidRDefault="00BE6839" w:rsidP="00411345">
      <w:pPr>
        <w:pStyle w:val="ListParagraph"/>
        <w:numPr>
          <w:ilvl w:val="0"/>
          <w:numId w:val="61"/>
        </w:numPr>
      </w:pPr>
      <w:r>
        <w:t>Vaststellen van scope van het IMS</w:t>
      </w:r>
    </w:p>
    <w:p w14:paraId="65858313" w14:textId="5AB04A49" w:rsidR="00BE6839" w:rsidRDefault="00BE6839" w:rsidP="00411345">
      <w:pPr>
        <w:pStyle w:val="ListParagraph"/>
        <w:numPr>
          <w:ilvl w:val="0"/>
          <w:numId w:val="61"/>
        </w:numPr>
      </w:pPr>
      <w:r>
        <w:t>Identificeren van compliance-verplichtingen</w:t>
      </w:r>
    </w:p>
    <w:p w14:paraId="4B353447" w14:textId="1AE54C27" w:rsidR="00BE6839" w:rsidRDefault="00BE6839" w:rsidP="00411345">
      <w:pPr>
        <w:pStyle w:val="ListParagraph"/>
        <w:numPr>
          <w:ilvl w:val="0"/>
          <w:numId w:val="61"/>
        </w:numPr>
      </w:pPr>
      <w:r>
        <w:t>Input voor risicoanalyse</w:t>
      </w:r>
    </w:p>
    <w:p w14:paraId="10A1874D" w14:textId="6DBFFD41" w:rsidR="00BE6839" w:rsidRDefault="00BE6839" w:rsidP="00411345">
      <w:pPr>
        <w:pStyle w:val="ListParagraph"/>
        <w:numPr>
          <w:ilvl w:val="0"/>
          <w:numId w:val="61"/>
        </w:numPr>
      </w:pPr>
      <w:r>
        <w:t>Directiebeoordeling</w:t>
      </w:r>
    </w:p>
    <w:p w14:paraId="1FD04F0B" w14:textId="77777777" w:rsidR="00BE6839" w:rsidRDefault="00BE6839" w:rsidP="00411345">
      <w:pPr>
        <w:pStyle w:val="ListParagraph"/>
        <w:numPr>
          <w:ilvl w:val="0"/>
          <w:numId w:val="61"/>
        </w:numPr>
      </w:pPr>
      <w:r>
        <w:t>Actualisatie van beleidskaders</w:t>
      </w:r>
    </w:p>
    <w:p w14:paraId="15752A12" w14:textId="77777777" w:rsidR="00BE6839" w:rsidRDefault="00BE6839" w:rsidP="00BE6839"/>
    <w:p w14:paraId="2C7EC081" w14:textId="3997A568" w:rsidR="00BE6839" w:rsidRDefault="00BE6839" w:rsidP="00BE6839">
      <w:r>
        <w:t>De analyse wordt minimaal jaarlijks herzien of bij significante organisatorische of wettelijke wijzigingen.</w:t>
      </w:r>
    </w:p>
    <w:p w14:paraId="05E4AEDA" w14:textId="77777777" w:rsidR="00F478B2" w:rsidRPr="00143453" w:rsidRDefault="00F478B2" w:rsidP="00BE6839"/>
    <w:p w14:paraId="77800B33" w14:textId="7B596FD9" w:rsidR="00526744" w:rsidRPr="00526744" w:rsidRDefault="00143453" w:rsidP="00143453">
      <w:pPr>
        <w:pStyle w:val="Heading2"/>
      </w:pPr>
      <w:bookmarkStart w:id="67" w:name="_Toc224207851"/>
      <w:commentRangeStart w:id="68"/>
      <w:r>
        <w:t>Toepassingsgebied van het IMS</w:t>
      </w:r>
      <w:bookmarkEnd w:id="22"/>
      <w:bookmarkEnd w:id="67"/>
    </w:p>
    <w:p w14:paraId="27104147" w14:textId="77777777" w:rsidR="00793414" w:rsidRDefault="00793414" w:rsidP="00793414">
      <w:r>
        <w:t>Het IMS is van toepassing op:</w:t>
      </w:r>
    </w:p>
    <w:p w14:paraId="35A50C52" w14:textId="77777777" w:rsidR="00793414" w:rsidRDefault="00793414" w:rsidP="00411345">
      <w:pPr>
        <w:pStyle w:val="ListParagraph"/>
        <w:numPr>
          <w:ilvl w:val="0"/>
          <w:numId w:val="18"/>
        </w:numPr>
      </w:pPr>
      <w:r>
        <w:t>Alle gemeentelijke organisatieonderdelen</w:t>
      </w:r>
    </w:p>
    <w:p w14:paraId="17D6833A" w14:textId="77777777" w:rsidR="00793414" w:rsidRDefault="00793414" w:rsidP="00411345">
      <w:pPr>
        <w:pStyle w:val="ListParagraph"/>
        <w:numPr>
          <w:ilvl w:val="0"/>
          <w:numId w:val="18"/>
        </w:numPr>
      </w:pPr>
      <w:r>
        <w:t>Alle processen waarin informatie wordt verwerkt</w:t>
      </w:r>
    </w:p>
    <w:p w14:paraId="1B750EF4" w14:textId="77777777" w:rsidR="00793414" w:rsidRDefault="00793414" w:rsidP="00411345">
      <w:pPr>
        <w:pStyle w:val="ListParagraph"/>
        <w:numPr>
          <w:ilvl w:val="0"/>
          <w:numId w:val="18"/>
        </w:numPr>
      </w:pPr>
      <w:r>
        <w:t>Alle verwerkingen van persoonsgegevens</w:t>
      </w:r>
    </w:p>
    <w:p w14:paraId="74CB7A08" w14:textId="77777777" w:rsidR="00793414" w:rsidRDefault="00793414" w:rsidP="00411345">
      <w:pPr>
        <w:pStyle w:val="ListParagraph"/>
        <w:numPr>
          <w:ilvl w:val="0"/>
          <w:numId w:val="18"/>
        </w:numPr>
      </w:pPr>
      <w:r>
        <w:t>Alle ondersteunende en primaire processen</w:t>
      </w:r>
    </w:p>
    <w:p w14:paraId="3D158B7A" w14:textId="2494A2F1" w:rsidR="00793414" w:rsidRDefault="00793414" w:rsidP="00793414">
      <w:r>
        <w:t>Het toepassingsgebied wordt jaarlijks beoordeeld</w:t>
      </w:r>
      <w:r w:rsidR="59E2D6D2">
        <w:t>.</w:t>
      </w:r>
      <w:commentRangeEnd w:id="68"/>
      <w:r w:rsidR="00384F0F">
        <w:rPr>
          <w:rStyle w:val="CommentReference"/>
          <w:sz w:val="24"/>
          <w:szCs w:val="24"/>
        </w:rPr>
        <w:commentReference w:id="68"/>
      </w:r>
    </w:p>
    <w:p w14:paraId="59CB86BB" w14:textId="77777777" w:rsidR="000908AB" w:rsidRDefault="000908AB" w:rsidP="00793414"/>
    <w:p w14:paraId="3868DACF" w14:textId="50F22F77" w:rsidR="000908AB" w:rsidRDefault="002B6D2D" w:rsidP="000908AB">
      <w:pPr>
        <w:pStyle w:val="Heading2"/>
      </w:pPr>
      <w:bookmarkStart w:id="69" w:name="_Toc224207852"/>
      <w:r>
        <w:t>Functioneren</w:t>
      </w:r>
      <w:r w:rsidR="000908AB">
        <w:t xml:space="preserve"> van het IMS</w:t>
      </w:r>
      <w:bookmarkEnd w:id="69"/>
    </w:p>
    <w:p w14:paraId="237FEF1F" w14:textId="7BC35AA3" w:rsidR="000908AB" w:rsidRDefault="000908AB" w:rsidP="000908AB">
      <w:r>
        <w:t xml:space="preserve">Beoogd wordt het vastgestelde IMS te onderhouden en continu te verbeteren, rekening houdend met de vereisten van de BIO 2.0 norm. Dit betekent dat: </w:t>
      </w:r>
    </w:p>
    <w:p w14:paraId="06F0BF9C" w14:textId="3A38EC34" w:rsidR="000908AB" w:rsidRDefault="000908AB" w:rsidP="00411345">
      <w:pPr>
        <w:pStyle w:val="ListParagraph"/>
        <w:numPr>
          <w:ilvl w:val="0"/>
          <w:numId w:val="20"/>
        </w:numPr>
      </w:pPr>
      <w:r>
        <w:t>de behoeften en verwachtingen van Gemeente Leiden en hun belanghebbenden zullen worden opgenomen en onderhouden met betrekking tot business continuity, informatiebeveiliging en privacy in algemene zin, alsmede de specifieke vereisten aan de dienstverlening van de Gemeente Leiden aan haar inwoners;</w:t>
      </w:r>
    </w:p>
    <w:p w14:paraId="6DE11E4C" w14:textId="2FD95ED9" w:rsidR="000908AB" w:rsidRDefault="000908AB" w:rsidP="00411345">
      <w:pPr>
        <w:pStyle w:val="ListParagraph"/>
        <w:numPr>
          <w:ilvl w:val="0"/>
          <w:numId w:val="20"/>
        </w:numPr>
      </w:pPr>
      <w:r>
        <w:t>een verscheidenheid aan beleidsregels, processen, procedures en standaarden en best-practices binnen Gemeente Leiden zullen worden samengebracht, gepland, opgesteld, goedgekeurd, geïmplementeerd, gecontroleerd en regelmatig worden herzien om het informatiebeveiligingsbeleid te ondersteunen;</w:t>
      </w:r>
    </w:p>
    <w:p w14:paraId="1396AA24" w14:textId="77777777" w:rsidR="000908AB" w:rsidRDefault="000908AB" w:rsidP="00411345">
      <w:pPr>
        <w:pStyle w:val="ListParagraph"/>
        <w:numPr>
          <w:ilvl w:val="0"/>
          <w:numId w:val="20"/>
        </w:numPr>
      </w:pPr>
      <w:r>
        <w:t>het IMS een periodieke risicobeoordeling zal doorlopen, op basis waarvan de geïdentificeerde risico's en kansen worden aangepakt om ervoor te zorgen dat het IMS voldoet aan de beoogde doelstellingen;</w:t>
      </w:r>
    </w:p>
    <w:p w14:paraId="3BB9CBB8" w14:textId="77777777" w:rsidR="000908AB" w:rsidRDefault="000908AB" w:rsidP="00411345">
      <w:pPr>
        <w:pStyle w:val="ListParagraph"/>
        <w:numPr>
          <w:ilvl w:val="0"/>
          <w:numId w:val="20"/>
        </w:numPr>
      </w:pPr>
      <w:r>
        <w:t>de effectiviteit en efficiëntie van het IMS zullen worden beoordeeld via onafhankelijke interne audits, prestatiebewaking en directiebeoordelingen;</w:t>
      </w:r>
    </w:p>
    <w:p w14:paraId="4FE2B83F" w14:textId="5781FC14" w:rsidR="000908AB" w:rsidRDefault="000908AB" w:rsidP="00411345">
      <w:pPr>
        <w:pStyle w:val="ListParagraph"/>
        <w:numPr>
          <w:ilvl w:val="0"/>
          <w:numId w:val="20"/>
        </w:numPr>
      </w:pPr>
      <w:r>
        <w:t xml:space="preserve">opleidings- en ontwikkelingsbehoeften voor de </w:t>
      </w:r>
      <w:r w:rsidR="00857C47">
        <w:t>Gemeente</w:t>
      </w:r>
      <w:r>
        <w:t xml:space="preserve"> Leiden medewerkers in kaart worden gebracht en beschikbaar worden gesteld;</w:t>
      </w:r>
    </w:p>
    <w:p w14:paraId="320B1E81" w14:textId="77777777" w:rsidR="000908AB" w:rsidRDefault="000908AB" w:rsidP="00411345">
      <w:pPr>
        <w:pStyle w:val="ListParagraph"/>
        <w:numPr>
          <w:ilvl w:val="0"/>
          <w:numId w:val="20"/>
        </w:numPr>
      </w:pPr>
      <w:r>
        <w:t>alle non-conformiteiten en problemen worden gerapporteerd aan relevant management, onderzocht zullen worden en er tijdig gepaste actie ondernomen zal worden;</w:t>
      </w:r>
    </w:p>
    <w:p w14:paraId="0BBCFB74" w14:textId="026BAAFB" w:rsidR="000908AB" w:rsidRDefault="000908AB" w:rsidP="00411345">
      <w:pPr>
        <w:pStyle w:val="ListParagraph"/>
        <w:numPr>
          <w:ilvl w:val="0"/>
          <w:numId w:val="20"/>
        </w:numPr>
      </w:pPr>
      <w:r>
        <w:t>voor de afgenomen diensten bij derden waar de onlinedienstverlening van Gemeente Leiden op leunt, de informatiebeveiliging zal worden gecontroleerd door middel van geschikte contracten, service level agreements, definitie van vereisten, monitoring van de te leveren producten, procedures voor product- of dienstacceptatie en audits.</w:t>
      </w:r>
    </w:p>
    <w:p w14:paraId="379B8EE9" w14:textId="77777777" w:rsidR="000908AB" w:rsidRDefault="000908AB" w:rsidP="000908AB"/>
    <w:p w14:paraId="6A1AA1F6" w14:textId="77777777" w:rsidR="006958DB" w:rsidRDefault="006958DB">
      <w:pPr>
        <w:spacing w:after="160"/>
        <w:jc w:val="left"/>
        <w:rPr>
          <w:rFonts w:asciiTheme="majorHAnsi" w:eastAsiaTheme="majorEastAsia" w:hAnsiTheme="majorHAnsi" w:cstheme="majorBidi"/>
          <w:color w:val="0F4761" w:themeColor="accent1" w:themeShade="BF"/>
          <w:sz w:val="40"/>
          <w:szCs w:val="40"/>
        </w:rPr>
      </w:pPr>
      <w:r>
        <w:br w:type="page"/>
      </w:r>
    </w:p>
    <w:p w14:paraId="3B7B5A04" w14:textId="076934C8" w:rsidR="002B6D2D" w:rsidRDefault="002B6D2D" w:rsidP="002B6D2D">
      <w:pPr>
        <w:pStyle w:val="Heading1"/>
      </w:pPr>
      <w:bookmarkStart w:id="70" w:name="_Toc224207853"/>
      <w:r>
        <w:t>Governance &amp; Leiderschap</w:t>
      </w:r>
      <w:bookmarkEnd w:id="70"/>
    </w:p>
    <w:p w14:paraId="75D98450" w14:textId="446806DE" w:rsidR="002B6D2D" w:rsidRDefault="002B6D2D" w:rsidP="002B6D2D">
      <w:pPr>
        <w:pStyle w:val="Heading2"/>
      </w:pPr>
      <w:bookmarkStart w:id="71" w:name="_Toc224207854"/>
      <w:r>
        <w:t>Verantwoordelijkheid Directieteam</w:t>
      </w:r>
      <w:bookmarkEnd w:id="71"/>
    </w:p>
    <w:p w14:paraId="35DBF403" w14:textId="2161C57F" w:rsidR="002B6D2D" w:rsidRDefault="002B6D2D" w:rsidP="002B6D2D">
      <w:r>
        <w:t>Het Directieteam is eindverantwoordelijk voor:</w:t>
      </w:r>
    </w:p>
    <w:p w14:paraId="0A96753A" w14:textId="7F8EFFB6" w:rsidR="002B6D2D" w:rsidRDefault="002B6D2D" w:rsidP="00411345">
      <w:pPr>
        <w:pStyle w:val="ListParagraph"/>
        <w:numPr>
          <w:ilvl w:val="0"/>
          <w:numId w:val="21"/>
        </w:numPr>
      </w:pPr>
      <w:r>
        <w:t>Vaststelling van beleid</w:t>
      </w:r>
    </w:p>
    <w:p w14:paraId="6DD5BE77" w14:textId="56151C9B" w:rsidR="002B6D2D" w:rsidRDefault="002B6D2D" w:rsidP="00411345">
      <w:pPr>
        <w:pStyle w:val="ListParagraph"/>
        <w:numPr>
          <w:ilvl w:val="0"/>
          <w:numId w:val="21"/>
        </w:numPr>
      </w:pPr>
      <w:r>
        <w:t>Beschikbaar stellen van middelen</w:t>
      </w:r>
    </w:p>
    <w:p w14:paraId="6076CA1A" w14:textId="129B813A" w:rsidR="002B6D2D" w:rsidRDefault="002B6D2D" w:rsidP="00411345">
      <w:pPr>
        <w:pStyle w:val="ListParagraph"/>
        <w:numPr>
          <w:ilvl w:val="0"/>
          <w:numId w:val="21"/>
        </w:numPr>
      </w:pPr>
      <w:r>
        <w:t>Sturing op strategische risico’s</w:t>
      </w:r>
    </w:p>
    <w:p w14:paraId="6419AFD1" w14:textId="5483D45D" w:rsidR="002B6D2D" w:rsidRDefault="002B6D2D" w:rsidP="00411345">
      <w:pPr>
        <w:pStyle w:val="ListParagraph"/>
        <w:numPr>
          <w:ilvl w:val="0"/>
          <w:numId w:val="21"/>
        </w:numPr>
      </w:pPr>
      <w:r>
        <w:t>Acceptatie van restrisico’s</w:t>
      </w:r>
    </w:p>
    <w:p w14:paraId="477370C6" w14:textId="16E160AF" w:rsidR="002B6D2D" w:rsidRDefault="002B6D2D" w:rsidP="00411345">
      <w:pPr>
        <w:pStyle w:val="ListParagraph"/>
        <w:numPr>
          <w:ilvl w:val="0"/>
          <w:numId w:val="21"/>
        </w:numPr>
      </w:pPr>
      <w:r>
        <w:t>Toezicht op werking van het IMS</w:t>
      </w:r>
    </w:p>
    <w:p w14:paraId="0C138C74" w14:textId="77777777" w:rsidR="002B6D2D" w:rsidRDefault="002B6D2D" w:rsidP="002B6D2D"/>
    <w:p w14:paraId="2A376716" w14:textId="4C72DCD9" w:rsidR="002B6D2D" w:rsidRDefault="002B6D2D" w:rsidP="002B6D2D">
      <w:pPr>
        <w:pStyle w:val="Heading2"/>
      </w:pPr>
      <w:bookmarkStart w:id="72" w:name="_Toc224207855"/>
      <w:r>
        <w:t>Rollen en verantwoordelijkheden binnen het IMS</w:t>
      </w:r>
      <w:bookmarkEnd w:id="72"/>
    </w:p>
    <w:p w14:paraId="3F88F182" w14:textId="77777777" w:rsidR="004504E9" w:rsidRPr="004504E9" w:rsidRDefault="004504E9" w:rsidP="004504E9">
      <w:r w:rsidRPr="004504E9">
        <w:t>Binnen het IMS gelden de volgende uitgangspunten:</w:t>
      </w:r>
    </w:p>
    <w:p w14:paraId="03A5EB83" w14:textId="77777777" w:rsidR="004504E9" w:rsidRPr="004504E9" w:rsidRDefault="004504E9" w:rsidP="00411345">
      <w:pPr>
        <w:numPr>
          <w:ilvl w:val="0"/>
          <w:numId w:val="58"/>
        </w:numPr>
      </w:pPr>
      <w:r w:rsidRPr="004504E9">
        <w:t>Risico-eigenaarschap ligt altijd in de lijn</w:t>
      </w:r>
    </w:p>
    <w:p w14:paraId="0F48A78E" w14:textId="77777777" w:rsidR="004504E9" w:rsidRPr="004504E9" w:rsidRDefault="004504E9" w:rsidP="00411345">
      <w:pPr>
        <w:numPr>
          <w:ilvl w:val="0"/>
          <w:numId w:val="58"/>
        </w:numPr>
      </w:pPr>
      <w:r w:rsidRPr="004504E9">
        <w:t>Kaderstelling en advies liggen in de tweede lijn</w:t>
      </w:r>
    </w:p>
    <w:p w14:paraId="7150B771" w14:textId="77777777" w:rsidR="004504E9" w:rsidRPr="004504E9" w:rsidRDefault="004504E9" w:rsidP="00411345">
      <w:pPr>
        <w:numPr>
          <w:ilvl w:val="0"/>
          <w:numId w:val="58"/>
        </w:numPr>
      </w:pPr>
      <w:r w:rsidRPr="004504E9">
        <w:t>Onafhankelijke toetsing ligt in de derde lijn</w:t>
      </w:r>
    </w:p>
    <w:p w14:paraId="409A677B" w14:textId="77777777" w:rsidR="004504E9" w:rsidRPr="004504E9" w:rsidRDefault="004504E9" w:rsidP="00411345">
      <w:pPr>
        <w:numPr>
          <w:ilvl w:val="0"/>
          <w:numId w:val="58"/>
        </w:numPr>
      </w:pPr>
      <w:r w:rsidRPr="004504E9">
        <w:t>Strategische risicoacceptatie ligt bij het directieteam</w:t>
      </w:r>
    </w:p>
    <w:p w14:paraId="0D338CD9" w14:textId="77777777" w:rsidR="00B94E42" w:rsidRDefault="004504E9" w:rsidP="00483C99">
      <w:pPr>
        <w:sectPr w:rsidR="00B94E42" w:rsidSect="00FF5C00">
          <w:pgSz w:w="11906" w:h="16838"/>
          <w:pgMar w:top="1417" w:right="1417" w:bottom="1417" w:left="1417" w:header="708" w:footer="708" w:gutter="0"/>
          <w:cols w:space="708"/>
          <w:docGrid w:linePitch="360"/>
        </w:sectPr>
      </w:pPr>
      <w:r w:rsidRPr="004504E9">
        <w:t xml:space="preserve">Deze rolverdeling wordt periodiek geëvalueerd in het kader van de </w:t>
      </w:r>
      <w:r>
        <w:t>directiebeoordeling</w:t>
      </w:r>
      <w:r w:rsidRPr="004504E9">
        <w:t>.</w:t>
      </w:r>
    </w:p>
    <w:tbl>
      <w:tblPr>
        <w:tblStyle w:val="TableGrid"/>
        <w:tblW w:w="15877" w:type="dxa"/>
        <w:tblInd w:w="-998" w:type="dxa"/>
        <w:tblLook w:val="04A0" w:firstRow="1" w:lastRow="0" w:firstColumn="1" w:lastColumn="0" w:noHBand="0" w:noVBand="1"/>
      </w:tblPr>
      <w:tblGrid>
        <w:gridCol w:w="2714"/>
        <w:gridCol w:w="3524"/>
        <w:gridCol w:w="6237"/>
        <w:gridCol w:w="3402"/>
      </w:tblGrid>
      <w:tr w:rsidR="00B94E42" w:rsidRPr="00E45452" w14:paraId="51138769" w14:textId="77777777" w:rsidTr="143039D0">
        <w:tc>
          <w:tcPr>
            <w:tcW w:w="2714" w:type="dxa"/>
            <w:hideMark/>
          </w:tcPr>
          <w:p w14:paraId="269FD3C5" w14:textId="77777777" w:rsidR="00B94E42" w:rsidRPr="00E45452" w:rsidRDefault="00B94E42" w:rsidP="00A15BC5">
            <w:pPr>
              <w:spacing w:line="278" w:lineRule="auto"/>
              <w:rPr>
                <w:b/>
                <w:bCs/>
              </w:rPr>
            </w:pPr>
            <w:r w:rsidRPr="00E45452">
              <w:rPr>
                <w:b/>
                <w:bCs/>
              </w:rPr>
              <w:t>Rol</w:t>
            </w:r>
          </w:p>
        </w:tc>
        <w:tc>
          <w:tcPr>
            <w:tcW w:w="3524" w:type="dxa"/>
            <w:hideMark/>
          </w:tcPr>
          <w:p w14:paraId="5C8BE151" w14:textId="77777777" w:rsidR="00B94E42" w:rsidRPr="00E45452" w:rsidRDefault="00B94E42" w:rsidP="00A15BC5">
            <w:pPr>
              <w:spacing w:line="278" w:lineRule="auto"/>
              <w:rPr>
                <w:b/>
                <w:bCs/>
              </w:rPr>
            </w:pPr>
            <w:r w:rsidRPr="00E45452">
              <w:rPr>
                <w:b/>
                <w:bCs/>
              </w:rPr>
              <w:t>Positionering</w:t>
            </w:r>
          </w:p>
        </w:tc>
        <w:tc>
          <w:tcPr>
            <w:tcW w:w="6237" w:type="dxa"/>
            <w:hideMark/>
          </w:tcPr>
          <w:p w14:paraId="7D4FB577" w14:textId="77777777" w:rsidR="00B94E42" w:rsidRPr="00E45452" w:rsidRDefault="00B94E42" w:rsidP="00A15BC5">
            <w:pPr>
              <w:spacing w:line="278" w:lineRule="auto"/>
              <w:rPr>
                <w:b/>
                <w:bCs/>
              </w:rPr>
            </w:pPr>
            <w:r w:rsidRPr="00E45452">
              <w:rPr>
                <w:b/>
                <w:bCs/>
              </w:rPr>
              <w:t>Verantwoordelijkheden binnen het IMS</w:t>
            </w:r>
          </w:p>
        </w:tc>
        <w:tc>
          <w:tcPr>
            <w:tcW w:w="3402" w:type="dxa"/>
            <w:hideMark/>
          </w:tcPr>
          <w:p w14:paraId="75F19CA6" w14:textId="77777777" w:rsidR="00B94E42" w:rsidRPr="00E45452" w:rsidRDefault="00B94E42" w:rsidP="003502AA">
            <w:pPr>
              <w:spacing w:line="278" w:lineRule="auto"/>
              <w:jc w:val="left"/>
              <w:rPr>
                <w:b/>
                <w:bCs/>
              </w:rPr>
            </w:pPr>
            <w:r w:rsidRPr="00E45452">
              <w:rPr>
                <w:b/>
                <w:bCs/>
              </w:rPr>
              <w:t>Mandaat / Bevoegdheid</w:t>
            </w:r>
          </w:p>
        </w:tc>
      </w:tr>
      <w:tr w:rsidR="00B94E42" w:rsidRPr="00E45452" w14:paraId="7204725E" w14:textId="77777777" w:rsidTr="143039D0">
        <w:tc>
          <w:tcPr>
            <w:tcW w:w="2714" w:type="dxa"/>
            <w:hideMark/>
          </w:tcPr>
          <w:p w14:paraId="753EB1C4" w14:textId="77777777" w:rsidR="00B94E42" w:rsidRPr="00E45452" w:rsidRDefault="00B94E42" w:rsidP="003502AA">
            <w:pPr>
              <w:spacing w:line="278" w:lineRule="auto"/>
              <w:jc w:val="left"/>
            </w:pPr>
            <w:r w:rsidRPr="00E45452">
              <w:rPr>
                <w:b/>
                <w:bCs/>
              </w:rPr>
              <w:t>Directieteam</w:t>
            </w:r>
          </w:p>
        </w:tc>
        <w:tc>
          <w:tcPr>
            <w:tcW w:w="3524" w:type="dxa"/>
            <w:hideMark/>
          </w:tcPr>
          <w:p w14:paraId="01369841" w14:textId="77777777" w:rsidR="00B94E42" w:rsidRPr="00E45452" w:rsidRDefault="00B94E42" w:rsidP="00A15BC5">
            <w:pPr>
              <w:spacing w:line="278" w:lineRule="auto"/>
            </w:pPr>
            <w:r w:rsidRPr="00E45452">
              <w:t>Bestuurlijk opdrachtgever</w:t>
            </w:r>
          </w:p>
        </w:tc>
        <w:tc>
          <w:tcPr>
            <w:tcW w:w="6237" w:type="dxa"/>
            <w:hideMark/>
          </w:tcPr>
          <w:p w14:paraId="1E601DEF" w14:textId="77777777" w:rsidR="00B94E42" w:rsidRDefault="00B94E42" w:rsidP="00A15BC5">
            <w:r w:rsidRPr="00E45452">
              <w:t>- Vaststellen kaders, beleid en risicobereidheid</w:t>
            </w:r>
          </w:p>
          <w:p w14:paraId="2E59E2E1" w14:textId="77777777" w:rsidR="00B94E42" w:rsidRDefault="00B94E42" w:rsidP="00A15BC5">
            <w:r w:rsidRPr="00E45452">
              <w:t xml:space="preserve">- Goedkeuren strategische doelstellingen </w:t>
            </w:r>
          </w:p>
          <w:p w14:paraId="3F096C17" w14:textId="77777777" w:rsidR="00B94E42" w:rsidRDefault="00B94E42" w:rsidP="00A15BC5">
            <w:r w:rsidRPr="00E45452">
              <w:t xml:space="preserve">- Besluiten over acceptatie van restrisico’s </w:t>
            </w:r>
          </w:p>
          <w:p w14:paraId="61E29DEA" w14:textId="77777777" w:rsidR="00B94E42" w:rsidRDefault="00B94E42" w:rsidP="00A15BC5">
            <w:r w:rsidRPr="00E45452">
              <w:t xml:space="preserve">- Toezien op werking en effectiviteit van het IMS </w:t>
            </w:r>
          </w:p>
          <w:p w14:paraId="267BA665" w14:textId="678484AC" w:rsidR="00B94E42" w:rsidRPr="00E45452" w:rsidRDefault="00B94E42" w:rsidP="00A15BC5">
            <w:pPr>
              <w:spacing w:line="278" w:lineRule="auto"/>
            </w:pPr>
            <w:r w:rsidRPr="00E45452">
              <w:t>- Beschikbaar stellen van middelen</w:t>
            </w:r>
          </w:p>
        </w:tc>
        <w:tc>
          <w:tcPr>
            <w:tcW w:w="3402" w:type="dxa"/>
            <w:hideMark/>
          </w:tcPr>
          <w:p w14:paraId="70AB2DAE" w14:textId="77777777" w:rsidR="00B94E42" w:rsidRPr="00E45452" w:rsidRDefault="00B94E42" w:rsidP="003502AA">
            <w:pPr>
              <w:spacing w:line="278" w:lineRule="auto"/>
              <w:jc w:val="left"/>
            </w:pPr>
            <w:r w:rsidRPr="00E45452">
              <w:t>Eindverantwoordelijk voor het IMS en voor strategische risicoacceptatie</w:t>
            </w:r>
          </w:p>
        </w:tc>
      </w:tr>
      <w:tr w:rsidR="00B94E42" w:rsidRPr="00E45452" w14:paraId="4E1D8575" w14:textId="77777777" w:rsidTr="143039D0">
        <w:tc>
          <w:tcPr>
            <w:tcW w:w="2714" w:type="dxa"/>
            <w:hideMark/>
          </w:tcPr>
          <w:p w14:paraId="2FA47603" w14:textId="77777777" w:rsidR="00B94E42" w:rsidRPr="00E45452" w:rsidRDefault="00B94E42" w:rsidP="003502AA">
            <w:pPr>
              <w:spacing w:line="278" w:lineRule="auto"/>
              <w:jc w:val="left"/>
            </w:pPr>
            <w:r w:rsidRPr="00E45452">
              <w:rPr>
                <w:b/>
                <w:bCs/>
              </w:rPr>
              <w:t>Directeur IDA</w:t>
            </w:r>
          </w:p>
        </w:tc>
        <w:tc>
          <w:tcPr>
            <w:tcW w:w="3524" w:type="dxa"/>
            <w:hideMark/>
          </w:tcPr>
          <w:p w14:paraId="5350204A" w14:textId="77777777" w:rsidR="00B94E42" w:rsidRPr="00E45452" w:rsidRDefault="00B94E42" w:rsidP="00A15BC5">
            <w:pPr>
              <w:spacing w:line="278" w:lineRule="auto"/>
            </w:pPr>
            <w:r w:rsidRPr="00E45452">
              <w:t>Gedelegeerd opdrachtgever</w:t>
            </w:r>
          </w:p>
        </w:tc>
        <w:tc>
          <w:tcPr>
            <w:tcW w:w="6237" w:type="dxa"/>
            <w:hideMark/>
          </w:tcPr>
          <w:p w14:paraId="645E3B0B" w14:textId="77777777" w:rsidR="00B94E42" w:rsidRDefault="00B94E42" w:rsidP="00A15BC5">
            <w:r w:rsidRPr="00E45452">
              <w:t xml:space="preserve">- Sturen op realisatie van het IMS </w:t>
            </w:r>
          </w:p>
          <w:p w14:paraId="00487AB2" w14:textId="77777777" w:rsidR="00B94E42" w:rsidRDefault="00B94E42" w:rsidP="00A15BC5">
            <w:r w:rsidRPr="00E45452">
              <w:t>- Bewaken voortgang en samenhang</w:t>
            </w:r>
          </w:p>
          <w:p w14:paraId="10F60820" w14:textId="20546F35" w:rsidR="00B94E42" w:rsidRDefault="00B94E42" w:rsidP="00A15BC5">
            <w:r w:rsidRPr="00E45452">
              <w:t xml:space="preserve">- Prioriteren binnen bestuurlijke kaders </w:t>
            </w:r>
          </w:p>
          <w:p w14:paraId="43F3907F" w14:textId="7797ADDE" w:rsidR="00B94E42" w:rsidRPr="00E45452" w:rsidRDefault="00B94E42" w:rsidP="00A15BC5">
            <w:pPr>
              <w:spacing w:line="278" w:lineRule="auto"/>
            </w:pPr>
            <w:r w:rsidRPr="00E45452">
              <w:t>- Escaleren naar directieteam indien nodig</w:t>
            </w:r>
          </w:p>
        </w:tc>
        <w:tc>
          <w:tcPr>
            <w:tcW w:w="3402" w:type="dxa"/>
            <w:hideMark/>
          </w:tcPr>
          <w:p w14:paraId="71FB3B44" w14:textId="77777777" w:rsidR="00B94E42" w:rsidRPr="00E45452" w:rsidRDefault="00B94E42" w:rsidP="003502AA">
            <w:pPr>
              <w:spacing w:line="278" w:lineRule="auto"/>
              <w:jc w:val="left"/>
            </w:pPr>
            <w:r w:rsidRPr="00E45452">
              <w:t>Mandaat namens directieteam voor richtinggevende besluiten binnen vastgestelde kaders</w:t>
            </w:r>
          </w:p>
        </w:tc>
      </w:tr>
      <w:tr w:rsidR="00B94E42" w:rsidRPr="00E45452" w14:paraId="4026CB8D" w14:textId="77777777" w:rsidTr="143039D0">
        <w:tc>
          <w:tcPr>
            <w:tcW w:w="2714" w:type="dxa"/>
            <w:hideMark/>
          </w:tcPr>
          <w:p w14:paraId="5D95A6C1" w14:textId="77777777" w:rsidR="00B94E42" w:rsidRPr="00E45452" w:rsidRDefault="00B94E42" w:rsidP="003502AA">
            <w:pPr>
              <w:spacing w:line="278" w:lineRule="auto"/>
              <w:jc w:val="left"/>
            </w:pPr>
            <w:r w:rsidRPr="00E45452">
              <w:rPr>
                <w:b/>
                <w:bCs/>
              </w:rPr>
              <w:t>Concerncontroller</w:t>
            </w:r>
          </w:p>
        </w:tc>
        <w:tc>
          <w:tcPr>
            <w:tcW w:w="3524" w:type="dxa"/>
            <w:hideMark/>
          </w:tcPr>
          <w:p w14:paraId="512B1E5E" w14:textId="6586070D" w:rsidR="00B94E42" w:rsidRPr="00E45452" w:rsidRDefault="00B94E42" w:rsidP="00A15BC5">
            <w:pPr>
              <w:spacing w:line="278" w:lineRule="auto"/>
            </w:pPr>
            <w:commentRangeStart w:id="73"/>
            <w:del w:id="74" w:author="Leede, Luuk de" w:date="2026-03-04T15:06:00Z" w16du:dateUtc="2026-03-04T15:06:52Z">
              <w:r w:rsidDel="169D845A">
                <w:delText xml:space="preserve">Opdrachtnemer </w:delText>
              </w:r>
            </w:del>
            <w:ins w:id="75" w:author="Leede, Luuk de" w:date="2026-03-04T15:11:00Z" w16du:dateUtc="2026-03-04T15:11:19Z">
              <w:r w:rsidR="40D97EF2">
                <w:t>Onafhankelijk toezichthouder op werking van het systeem (3e lijn)</w:t>
              </w:r>
            </w:ins>
            <w:commentRangeEnd w:id="73"/>
            <w:r w:rsidRPr="00E45452">
              <w:rPr>
                <w:rStyle w:val="CommentReference"/>
                <w:sz w:val="24"/>
                <w:szCs w:val="24"/>
              </w:rPr>
              <w:commentReference w:id="73"/>
            </w:r>
          </w:p>
        </w:tc>
        <w:tc>
          <w:tcPr>
            <w:tcW w:w="6237" w:type="dxa"/>
            <w:hideMark/>
          </w:tcPr>
          <w:p w14:paraId="7928C1C8" w14:textId="77777777" w:rsidR="00B94E42" w:rsidRDefault="00B94E42" w:rsidP="00A15BC5">
            <w:r w:rsidRPr="00E45452">
              <w:t xml:space="preserve">- Verantwoordelijk voor uitvoering van de IMS-opdracht </w:t>
            </w:r>
          </w:p>
          <w:p w14:paraId="78C5E4E8" w14:textId="77777777" w:rsidR="00DB4795" w:rsidRDefault="00B94E42" w:rsidP="00A15BC5">
            <w:r w:rsidRPr="00E45452">
              <w:t xml:space="preserve">- Integratie met planning- en controlcyclus </w:t>
            </w:r>
          </w:p>
          <w:p w14:paraId="1B1D609B" w14:textId="77777777" w:rsidR="00DB4795" w:rsidRDefault="00B94E42" w:rsidP="00A15BC5">
            <w:r w:rsidRPr="00E45452">
              <w:t xml:space="preserve">- Borging aansluiting op interne beheersing </w:t>
            </w:r>
          </w:p>
          <w:p w14:paraId="7E38D755" w14:textId="5AEB976F" w:rsidR="00B94E42" w:rsidRPr="00E45452" w:rsidRDefault="00B94E42" w:rsidP="00A15BC5">
            <w:pPr>
              <w:spacing w:line="278" w:lineRule="auto"/>
            </w:pPr>
            <w:r w:rsidRPr="00E45452">
              <w:t>- Rapportage over werking van het IMS</w:t>
            </w:r>
          </w:p>
        </w:tc>
        <w:tc>
          <w:tcPr>
            <w:tcW w:w="3402" w:type="dxa"/>
            <w:hideMark/>
          </w:tcPr>
          <w:p w14:paraId="65A9DA41" w14:textId="77777777" w:rsidR="00B94E42" w:rsidRPr="00E45452" w:rsidRDefault="00B94E42" w:rsidP="003502AA">
            <w:pPr>
              <w:spacing w:line="278" w:lineRule="auto"/>
              <w:jc w:val="left"/>
            </w:pPr>
            <w:r w:rsidRPr="00E45452">
              <w:t>Mandaat voor inrichting en borging van het IMS als systeem</w:t>
            </w:r>
          </w:p>
        </w:tc>
      </w:tr>
      <w:tr w:rsidR="00B94E42" w:rsidRPr="00E45452" w14:paraId="093CF6C7" w14:textId="77777777" w:rsidTr="143039D0">
        <w:tc>
          <w:tcPr>
            <w:tcW w:w="2714" w:type="dxa"/>
            <w:hideMark/>
          </w:tcPr>
          <w:p w14:paraId="2B5BB531" w14:textId="3BC3A99C" w:rsidR="00B94E42" w:rsidRPr="00E45452" w:rsidRDefault="00B94E42" w:rsidP="143039D0">
            <w:pPr>
              <w:spacing w:line="278" w:lineRule="auto"/>
              <w:jc w:val="left"/>
            </w:pPr>
            <w:del w:id="76" w:author="Leede, Luuk de" w:date="2026-03-04T15:08:00Z" w16du:dateUtc="2026-03-04T15:08:21Z">
              <w:r w:rsidRPr="143039D0" w:rsidDel="169D845A">
                <w:rPr>
                  <w:b/>
                  <w:bCs/>
                </w:rPr>
                <w:delText>CISO</w:delText>
              </w:r>
            </w:del>
            <w:ins w:id="77" w:author="Leede, Luuk de" w:date="2026-03-04T15:08:00Z" w16du:dateUtc="2026-03-04T15:08:35Z">
              <w:r w:rsidR="187E1D6F">
                <w:t xml:space="preserve"> Toezichthouder informatiebeveiliging</w:t>
              </w:r>
            </w:ins>
          </w:p>
        </w:tc>
        <w:tc>
          <w:tcPr>
            <w:tcW w:w="3524" w:type="dxa"/>
            <w:hideMark/>
          </w:tcPr>
          <w:p w14:paraId="7842F1E3" w14:textId="1EFCEFBA" w:rsidR="00B94E42" w:rsidRPr="00E45452" w:rsidRDefault="00B94E42">
            <w:pPr>
              <w:spacing w:line="278" w:lineRule="auto"/>
            </w:pPr>
            <w:del w:id="78" w:author="Leede, Luuk de" w:date="2026-03-04T15:06:00Z" w16du:dateUtc="2026-03-04T15:06:50Z">
              <w:r w:rsidDel="169D845A">
                <w:delText>Gedelegeerd opdrachtnemer (2e lijn)</w:delText>
              </w:r>
            </w:del>
            <w:ins w:id="79" w:author="Leede, Luuk de" w:date="2026-03-04T15:09:00Z" w16du:dateUtc="2026-03-04T15:09:02Z">
              <w:r w:rsidR="39522F37">
                <w:t xml:space="preserve"> Onafhankelijk toezichthouder (3e lijn voor IB)</w:t>
              </w:r>
            </w:ins>
          </w:p>
        </w:tc>
        <w:tc>
          <w:tcPr>
            <w:tcW w:w="6237" w:type="dxa"/>
            <w:hideMark/>
          </w:tcPr>
          <w:p w14:paraId="6A361D12" w14:textId="77777777" w:rsidR="00DB4795" w:rsidRDefault="00B94E42" w:rsidP="00A15BC5">
            <w:r w:rsidRPr="00E45452">
              <w:t xml:space="preserve">- Ontwerpen en realiseren van het IMS </w:t>
            </w:r>
          </w:p>
          <w:p w14:paraId="3EC45E7B" w14:textId="77777777" w:rsidR="00DB4795" w:rsidRDefault="00B94E42" w:rsidP="00A15BC5">
            <w:r w:rsidRPr="00E45452">
              <w:t xml:space="preserve">- Inrichten registers en methodieken </w:t>
            </w:r>
          </w:p>
          <w:p w14:paraId="7D8B3ECE" w14:textId="77777777" w:rsidR="00DB4795" w:rsidRDefault="00B94E42" w:rsidP="00A15BC5">
            <w:r w:rsidRPr="00E45452">
              <w:t xml:space="preserve">- Bewaken samenhang tussen disciplines </w:t>
            </w:r>
          </w:p>
          <w:p w14:paraId="1E5D2084" w14:textId="77777777" w:rsidR="00DB4795" w:rsidRDefault="00B94E42" w:rsidP="00A15BC5">
            <w:r w:rsidRPr="00E45452">
              <w:t xml:space="preserve">- Voorbereiden besluitvorming </w:t>
            </w:r>
          </w:p>
          <w:p w14:paraId="3B46908B" w14:textId="61F56629" w:rsidR="00B94E42" w:rsidRPr="00E45452" w:rsidRDefault="00B94E42" w:rsidP="00A15BC5">
            <w:pPr>
              <w:spacing w:line="278" w:lineRule="auto"/>
            </w:pPr>
            <w:r w:rsidRPr="00E45452">
              <w:t>- Adviseren over risicobehandeling</w:t>
            </w:r>
          </w:p>
        </w:tc>
        <w:tc>
          <w:tcPr>
            <w:tcW w:w="3402" w:type="dxa"/>
            <w:hideMark/>
          </w:tcPr>
          <w:p w14:paraId="1D2400BC" w14:textId="77777777" w:rsidR="00B94E42" w:rsidRPr="00E45452" w:rsidRDefault="00B94E42" w:rsidP="003502AA">
            <w:pPr>
              <w:spacing w:line="278" w:lineRule="auto"/>
              <w:jc w:val="left"/>
            </w:pPr>
            <w:r w:rsidRPr="00E45452">
              <w:t>Mandaat voor ontwerp, coördinatie en systeeminrichting; geen eigenaar van lijnrisico’s</w:t>
            </w:r>
          </w:p>
        </w:tc>
      </w:tr>
      <w:tr w:rsidR="00B94E42" w:rsidRPr="00E45452" w14:paraId="53B53BE2" w14:textId="77777777" w:rsidTr="143039D0">
        <w:tc>
          <w:tcPr>
            <w:tcW w:w="2714" w:type="dxa"/>
            <w:hideMark/>
          </w:tcPr>
          <w:p w14:paraId="02D3F8E7" w14:textId="16150CFE" w:rsidR="00B94E42" w:rsidRPr="00E45452" w:rsidRDefault="169D845A" w:rsidP="003502AA">
            <w:pPr>
              <w:spacing w:line="278" w:lineRule="auto"/>
              <w:jc w:val="left"/>
            </w:pPr>
            <w:r w:rsidRPr="143039D0">
              <w:rPr>
                <w:b/>
                <w:bCs/>
              </w:rPr>
              <w:t>Team IB&amp;P</w:t>
            </w:r>
          </w:p>
        </w:tc>
        <w:tc>
          <w:tcPr>
            <w:tcW w:w="3524" w:type="dxa"/>
            <w:hideMark/>
          </w:tcPr>
          <w:p w14:paraId="190069C5" w14:textId="75753984" w:rsidR="00B94E42" w:rsidRPr="00E45452" w:rsidRDefault="169D845A" w:rsidP="00A15BC5">
            <w:pPr>
              <w:spacing w:line="278" w:lineRule="auto"/>
            </w:pPr>
            <w:r>
              <w:t>Ondersteunend uitvoerend (</w:t>
            </w:r>
            <w:ins w:id="80" w:author="Leede, Luuk de" w:date="2026-03-04T15:10:00Z" w16du:dateUtc="2026-03-04T15:10:23Z">
              <w:r w:rsidR="46C637F9">
                <w:t>1</w:t>
              </w:r>
            </w:ins>
            <w:del w:id="81" w:author="Leede, Luuk de" w:date="2026-03-04T15:10:00Z" w16du:dateUtc="2026-03-04T15:10:23Z">
              <w:r w:rsidR="00B94E42" w:rsidDel="169D845A">
                <w:delText>2</w:delText>
              </w:r>
            </w:del>
            <w:r>
              <w:t>e lijn)</w:t>
            </w:r>
          </w:p>
        </w:tc>
        <w:tc>
          <w:tcPr>
            <w:tcW w:w="6237" w:type="dxa"/>
            <w:hideMark/>
          </w:tcPr>
          <w:p w14:paraId="442B8B9E" w14:textId="77777777" w:rsidR="00DB4795" w:rsidRDefault="00B94E42" w:rsidP="00A15BC5">
            <w:r w:rsidRPr="00E45452">
              <w:t xml:space="preserve">- Ondersteunen bij beleidsactualisatie </w:t>
            </w:r>
          </w:p>
          <w:p w14:paraId="45CC5178" w14:textId="77777777" w:rsidR="00DB4795" w:rsidRDefault="00B94E42" w:rsidP="00A15BC5">
            <w:r w:rsidRPr="00E45452">
              <w:t xml:space="preserve">- Beheren registratiesystematiek </w:t>
            </w:r>
          </w:p>
          <w:p w14:paraId="1BA07F96" w14:textId="77777777" w:rsidR="00DB4795" w:rsidRDefault="00B94E42" w:rsidP="00A15BC5">
            <w:r w:rsidRPr="00E45452">
              <w:t xml:space="preserve">- Verzorgen managementinformatie </w:t>
            </w:r>
          </w:p>
          <w:p w14:paraId="3FE678B8" w14:textId="4A5E383E" w:rsidR="00B94E42" w:rsidRPr="00E45452" w:rsidRDefault="00B94E42" w:rsidP="00A15BC5">
            <w:pPr>
              <w:spacing w:line="278" w:lineRule="auto"/>
            </w:pPr>
            <w:r w:rsidRPr="00E45452">
              <w:t>- Inhoudelijke expertise leveren</w:t>
            </w:r>
          </w:p>
        </w:tc>
        <w:tc>
          <w:tcPr>
            <w:tcW w:w="3402" w:type="dxa"/>
            <w:hideMark/>
          </w:tcPr>
          <w:p w14:paraId="07B206A2" w14:textId="77777777" w:rsidR="00B94E42" w:rsidRPr="00E45452" w:rsidRDefault="00B94E42" w:rsidP="003502AA">
            <w:pPr>
              <w:spacing w:line="278" w:lineRule="auto"/>
              <w:jc w:val="left"/>
            </w:pPr>
            <w:r w:rsidRPr="00E45452">
              <w:t>Geen mandaat voor risicoacceptatie of strategische besluitvorming</w:t>
            </w:r>
          </w:p>
        </w:tc>
      </w:tr>
      <w:tr w:rsidR="00B94E42" w:rsidRPr="00E45452" w14:paraId="4F99E501" w14:textId="77777777" w:rsidTr="143039D0">
        <w:tc>
          <w:tcPr>
            <w:tcW w:w="2714" w:type="dxa"/>
            <w:hideMark/>
          </w:tcPr>
          <w:p w14:paraId="6AC72E6E" w14:textId="77777777" w:rsidR="00B94E42" w:rsidRPr="00E45452" w:rsidRDefault="00B94E42" w:rsidP="003502AA">
            <w:pPr>
              <w:spacing w:line="278" w:lineRule="auto"/>
              <w:jc w:val="left"/>
            </w:pPr>
            <w:r w:rsidRPr="00E45452">
              <w:rPr>
                <w:b/>
                <w:bCs/>
              </w:rPr>
              <w:t>Programmamanager BCM</w:t>
            </w:r>
          </w:p>
        </w:tc>
        <w:tc>
          <w:tcPr>
            <w:tcW w:w="3524" w:type="dxa"/>
            <w:hideMark/>
          </w:tcPr>
          <w:p w14:paraId="764D3049" w14:textId="77777777" w:rsidR="00B94E42" w:rsidRPr="00E45452" w:rsidRDefault="00B94E42" w:rsidP="00A15BC5">
            <w:pPr>
              <w:spacing w:line="278" w:lineRule="auto"/>
            </w:pPr>
            <w:r w:rsidRPr="00E45452">
              <w:t>Discipline-eigenaar Business Continuity (1e lijn systeemverantwoordelijkheid)</w:t>
            </w:r>
          </w:p>
        </w:tc>
        <w:tc>
          <w:tcPr>
            <w:tcW w:w="6237" w:type="dxa"/>
            <w:hideMark/>
          </w:tcPr>
          <w:p w14:paraId="22DDA432" w14:textId="77777777" w:rsidR="00DB4795" w:rsidRDefault="00B94E42" w:rsidP="00A15BC5">
            <w:r w:rsidRPr="00E45452">
              <w:t xml:space="preserve">- Inrichting en werking BCM-systematiek </w:t>
            </w:r>
          </w:p>
          <w:p w14:paraId="4F876E7D" w14:textId="77777777" w:rsidR="00DB4795" w:rsidRDefault="00B94E42" w:rsidP="00A15BC5">
            <w:r w:rsidRPr="00E45452">
              <w:t xml:space="preserve">- Coördineren selectie kritieke processen </w:t>
            </w:r>
          </w:p>
          <w:p w14:paraId="285803F9" w14:textId="77777777" w:rsidR="00DB4795" w:rsidRDefault="00B94E42" w:rsidP="00A15BC5">
            <w:r w:rsidRPr="00E45452">
              <w:t xml:space="preserve">- Actualiseren risicobeeld BCM </w:t>
            </w:r>
          </w:p>
          <w:p w14:paraId="0A426A51" w14:textId="19A6A015" w:rsidR="00B94E42" w:rsidRPr="00E45452" w:rsidRDefault="00B94E42" w:rsidP="00A15BC5">
            <w:pPr>
              <w:spacing w:line="278" w:lineRule="auto"/>
            </w:pPr>
            <w:r w:rsidRPr="00E45452">
              <w:t>- Rapporteren over restrisico’s</w:t>
            </w:r>
          </w:p>
        </w:tc>
        <w:tc>
          <w:tcPr>
            <w:tcW w:w="3402" w:type="dxa"/>
            <w:hideMark/>
          </w:tcPr>
          <w:p w14:paraId="30F55A67" w14:textId="77777777" w:rsidR="00B94E42" w:rsidRPr="00E45452" w:rsidRDefault="00B94E42" w:rsidP="003502AA">
            <w:pPr>
              <w:spacing w:line="278" w:lineRule="auto"/>
              <w:jc w:val="left"/>
            </w:pPr>
            <w:r w:rsidRPr="00E45452">
              <w:t>Mandaat binnen eigen discipline; geen strategische risicoacceptatie</w:t>
            </w:r>
          </w:p>
        </w:tc>
      </w:tr>
      <w:tr w:rsidR="00B94E42" w:rsidRPr="00E45452" w14:paraId="2DA669E5" w14:textId="77777777" w:rsidTr="143039D0">
        <w:tc>
          <w:tcPr>
            <w:tcW w:w="2714" w:type="dxa"/>
            <w:hideMark/>
          </w:tcPr>
          <w:p w14:paraId="5DF32B0F" w14:textId="50B9D9C5" w:rsidR="00B94E42" w:rsidRPr="00E45452" w:rsidRDefault="169D845A" w:rsidP="003502AA">
            <w:pPr>
              <w:spacing w:line="278" w:lineRule="auto"/>
              <w:jc w:val="left"/>
            </w:pPr>
            <w:r w:rsidRPr="143039D0">
              <w:rPr>
                <w:b/>
                <w:bCs/>
              </w:rPr>
              <w:t>Manager IB&amp;P</w:t>
            </w:r>
            <w:ins w:id="82" w:author="Leede, Luuk de" w:date="2026-03-04T15:09:00Z" w16du:dateUtc="2026-03-04T15:09:58Z">
              <w:r w:rsidR="2A2E115E" w:rsidRPr="143039D0">
                <w:rPr>
                  <w:b/>
                  <w:bCs/>
                </w:rPr>
                <w:t>/CISO</w:t>
              </w:r>
            </w:ins>
          </w:p>
        </w:tc>
        <w:tc>
          <w:tcPr>
            <w:tcW w:w="3524" w:type="dxa"/>
            <w:hideMark/>
          </w:tcPr>
          <w:p w14:paraId="54C7B42B" w14:textId="77777777" w:rsidR="00B94E42" w:rsidRPr="00E45452" w:rsidRDefault="169D845A" w:rsidP="143039D0">
            <w:pPr>
              <w:spacing w:line="278" w:lineRule="auto"/>
              <w:jc w:val="left"/>
            </w:pPr>
            <w:r>
              <w:t>Discipline-eigenaar Informatiebeveiliging &amp; Privacy (1e lijn systeemverantwoordelijkheid)</w:t>
            </w:r>
          </w:p>
        </w:tc>
        <w:tc>
          <w:tcPr>
            <w:tcW w:w="6237" w:type="dxa"/>
            <w:hideMark/>
          </w:tcPr>
          <w:p w14:paraId="4DD70C38" w14:textId="77777777" w:rsidR="00DB4795" w:rsidRDefault="00B94E42" w:rsidP="00A15BC5">
            <w:r w:rsidRPr="00E45452">
              <w:t xml:space="preserve">- Borging PDCA binnen IB &amp; Privacy </w:t>
            </w:r>
          </w:p>
          <w:p w14:paraId="6F5A873E" w14:textId="77777777" w:rsidR="00DB4795" w:rsidRDefault="00B94E42" w:rsidP="00A15BC5">
            <w:r w:rsidRPr="00E45452">
              <w:t xml:space="preserve">- Actualiseren risicoprofiel </w:t>
            </w:r>
          </w:p>
          <w:p w14:paraId="36D67046" w14:textId="77777777" w:rsidR="003502AA" w:rsidRDefault="00B94E42" w:rsidP="00A15BC5">
            <w:r w:rsidRPr="00E45452">
              <w:t>- Initiëren verbeteracties</w:t>
            </w:r>
          </w:p>
          <w:p w14:paraId="0C57A7AC" w14:textId="12DE73A3" w:rsidR="00B94E42" w:rsidRPr="00E45452" w:rsidRDefault="00B94E42" w:rsidP="00A15BC5">
            <w:pPr>
              <w:spacing w:line="278" w:lineRule="auto"/>
            </w:pPr>
            <w:r w:rsidRPr="00E45452">
              <w:t xml:space="preserve"> </w:t>
            </w:r>
            <w:r w:rsidR="00DB4795">
              <w:t>–</w:t>
            </w:r>
            <w:r w:rsidR="003502AA">
              <w:t xml:space="preserve"> </w:t>
            </w:r>
            <w:r w:rsidRPr="00E45452">
              <w:t>Rapporteren via IMS-structuur</w:t>
            </w:r>
          </w:p>
        </w:tc>
        <w:tc>
          <w:tcPr>
            <w:tcW w:w="3402" w:type="dxa"/>
            <w:hideMark/>
          </w:tcPr>
          <w:p w14:paraId="19C820FE" w14:textId="77777777" w:rsidR="00B94E42" w:rsidRPr="00E45452" w:rsidRDefault="00B94E42" w:rsidP="003502AA">
            <w:pPr>
              <w:spacing w:line="278" w:lineRule="auto"/>
              <w:jc w:val="left"/>
            </w:pPr>
            <w:r w:rsidRPr="00E45452">
              <w:t>Mandaat binnen discipline; risico-eigenaarschap blijft in lijn</w:t>
            </w:r>
          </w:p>
        </w:tc>
      </w:tr>
      <w:tr w:rsidR="00B94E42" w:rsidRPr="00E45452" w14:paraId="0EE8BC29" w14:textId="77777777" w:rsidTr="143039D0">
        <w:tc>
          <w:tcPr>
            <w:tcW w:w="2714" w:type="dxa"/>
            <w:hideMark/>
          </w:tcPr>
          <w:p w14:paraId="643943D1" w14:textId="77777777" w:rsidR="00B94E42" w:rsidRPr="00E45452" w:rsidRDefault="00B94E42" w:rsidP="003502AA">
            <w:pPr>
              <w:spacing w:line="278" w:lineRule="auto"/>
              <w:jc w:val="left"/>
            </w:pPr>
            <w:r w:rsidRPr="00E45452">
              <w:rPr>
                <w:b/>
                <w:bCs/>
              </w:rPr>
              <w:t>Functionaris Gegevensbescherming (FG)</w:t>
            </w:r>
          </w:p>
        </w:tc>
        <w:tc>
          <w:tcPr>
            <w:tcW w:w="3524" w:type="dxa"/>
            <w:hideMark/>
          </w:tcPr>
          <w:p w14:paraId="03EB89AA" w14:textId="77777777" w:rsidR="00B94E42" w:rsidRPr="00E45452" w:rsidRDefault="00B94E42" w:rsidP="00A15BC5">
            <w:pPr>
              <w:spacing w:line="278" w:lineRule="auto"/>
            </w:pPr>
            <w:r w:rsidRPr="00E45452">
              <w:t>Onafhankelijk toezichthouder (3e lijn voor privacy)</w:t>
            </w:r>
          </w:p>
        </w:tc>
        <w:tc>
          <w:tcPr>
            <w:tcW w:w="6237" w:type="dxa"/>
            <w:hideMark/>
          </w:tcPr>
          <w:p w14:paraId="5537E8D9" w14:textId="77777777" w:rsidR="003502AA" w:rsidRDefault="00B94E42" w:rsidP="00A15BC5">
            <w:r w:rsidRPr="00E45452">
              <w:t xml:space="preserve">- Onafhankelijk toezicht op naleving AVG </w:t>
            </w:r>
          </w:p>
          <w:p w14:paraId="7F6C5303" w14:textId="77777777" w:rsidR="003502AA" w:rsidRDefault="00B94E42" w:rsidP="00A15BC5">
            <w:r w:rsidRPr="00E45452">
              <w:t xml:space="preserve">- Adviseren bestuur en organisatie </w:t>
            </w:r>
          </w:p>
          <w:p w14:paraId="60E53B0B" w14:textId="77777777" w:rsidR="003502AA" w:rsidRDefault="00B94E42" w:rsidP="00A15BC5">
            <w:r w:rsidRPr="00E45452">
              <w:t xml:space="preserve">- Signaleren tekortkomingen </w:t>
            </w:r>
          </w:p>
          <w:p w14:paraId="7E0CDEF9" w14:textId="79B99DBC" w:rsidR="00B94E42" w:rsidRPr="00E45452" w:rsidRDefault="00B94E42" w:rsidP="00A15BC5">
            <w:pPr>
              <w:spacing w:line="278" w:lineRule="auto"/>
            </w:pPr>
            <w:r w:rsidRPr="00E45452">
              <w:t>- Rapporteren aan directieteam</w:t>
            </w:r>
          </w:p>
        </w:tc>
        <w:tc>
          <w:tcPr>
            <w:tcW w:w="3402" w:type="dxa"/>
            <w:hideMark/>
          </w:tcPr>
          <w:p w14:paraId="4ED2FAB4" w14:textId="77777777" w:rsidR="00B94E42" w:rsidRPr="00E45452" w:rsidRDefault="00B94E42" w:rsidP="003502AA">
            <w:pPr>
              <w:spacing w:line="278" w:lineRule="auto"/>
              <w:jc w:val="left"/>
            </w:pPr>
            <w:r w:rsidRPr="00E45452">
              <w:t>Wettelijk onafhankelijke positie; geen uitvoerende verantwoordelijkheid</w:t>
            </w:r>
          </w:p>
        </w:tc>
      </w:tr>
      <w:tr w:rsidR="00B94E42" w:rsidRPr="00E45452" w14:paraId="576A39FF" w14:textId="77777777" w:rsidTr="143039D0">
        <w:tc>
          <w:tcPr>
            <w:tcW w:w="2714" w:type="dxa"/>
            <w:hideMark/>
          </w:tcPr>
          <w:p w14:paraId="11873289" w14:textId="77777777" w:rsidR="00B94E42" w:rsidRPr="00E45452" w:rsidRDefault="00B94E42" w:rsidP="003502AA">
            <w:pPr>
              <w:spacing w:line="278" w:lineRule="auto"/>
              <w:jc w:val="left"/>
            </w:pPr>
            <w:r w:rsidRPr="00E45452">
              <w:rPr>
                <w:b/>
                <w:bCs/>
              </w:rPr>
              <w:t>Lijnmanagement / Proceseigenaren</w:t>
            </w:r>
          </w:p>
        </w:tc>
        <w:tc>
          <w:tcPr>
            <w:tcW w:w="3524" w:type="dxa"/>
            <w:hideMark/>
          </w:tcPr>
          <w:p w14:paraId="0AAA69BF" w14:textId="77777777" w:rsidR="00B94E42" w:rsidRPr="00E45452" w:rsidRDefault="169D845A" w:rsidP="00A15BC5">
            <w:pPr>
              <w:spacing w:line="278" w:lineRule="auto"/>
            </w:pPr>
            <w:commentRangeStart w:id="83"/>
            <w:commentRangeStart w:id="84"/>
            <w:commentRangeStart w:id="85"/>
            <w:r>
              <w:t>Eerste lijn – risicodragers</w:t>
            </w:r>
            <w:commentRangeEnd w:id="83"/>
            <w:r w:rsidR="00B94E42" w:rsidRPr="00E45452">
              <w:rPr>
                <w:rStyle w:val="CommentReference"/>
                <w:sz w:val="24"/>
                <w:szCs w:val="24"/>
              </w:rPr>
              <w:commentReference w:id="83"/>
            </w:r>
            <w:commentRangeEnd w:id="84"/>
            <w:r w:rsidRPr="00E45452">
              <w:rPr>
                <w:rStyle w:val="CommentReference"/>
                <w:sz w:val="24"/>
                <w:szCs w:val="24"/>
              </w:rPr>
              <w:commentReference w:id="84"/>
            </w:r>
            <w:commentRangeEnd w:id="85"/>
            <w:r w:rsidRPr="00E45452">
              <w:rPr>
                <w:rStyle w:val="CommentReference"/>
                <w:sz w:val="24"/>
                <w:szCs w:val="24"/>
              </w:rPr>
              <w:commentReference w:id="85"/>
            </w:r>
          </w:p>
        </w:tc>
        <w:tc>
          <w:tcPr>
            <w:tcW w:w="6237" w:type="dxa"/>
            <w:hideMark/>
          </w:tcPr>
          <w:p w14:paraId="6D288A27" w14:textId="77777777" w:rsidR="003502AA" w:rsidRDefault="00B94E42" w:rsidP="00A15BC5">
            <w:r w:rsidRPr="00E45452">
              <w:t xml:space="preserve">- Eigenaarschap van risico’s binnen processen </w:t>
            </w:r>
          </w:p>
          <w:p w14:paraId="1BD18027" w14:textId="77777777" w:rsidR="003502AA" w:rsidRDefault="00B94E42" w:rsidP="00A15BC5">
            <w:r w:rsidRPr="00E45452">
              <w:t xml:space="preserve">- Uitvoeren van beleid </w:t>
            </w:r>
          </w:p>
          <w:p w14:paraId="34846A7C" w14:textId="0C808420" w:rsidR="003502AA" w:rsidRDefault="003502AA" w:rsidP="00A15BC5">
            <w:r>
              <w:t>-</w:t>
            </w:r>
            <w:r w:rsidR="00B94E42" w:rsidRPr="00E45452">
              <w:t xml:space="preserve"> Implementeren en opvolgen beheersmaatregelen </w:t>
            </w:r>
          </w:p>
          <w:p w14:paraId="46A76BCD" w14:textId="4F2E0BB8" w:rsidR="00B94E42" w:rsidRPr="00E45452" w:rsidRDefault="00B94E42" w:rsidP="00A15BC5">
            <w:pPr>
              <w:spacing w:line="278" w:lineRule="auto"/>
            </w:pPr>
            <w:r w:rsidRPr="00E45452">
              <w:t>- Rapporteren via IMS</w:t>
            </w:r>
          </w:p>
        </w:tc>
        <w:tc>
          <w:tcPr>
            <w:tcW w:w="3402" w:type="dxa"/>
            <w:hideMark/>
          </w:tcPr>
          <w:p w14:paraId="1FDF5FC8" w14:textId="77777777" w:rsidR="00B94E42" w:rsidRPr="00E45452" w:rsidRDefault="00B94E42" w:rsidP="003502AA">
            <w:pPr>
              <w:spacing w:line="278" w:lineRule="auto"/>
              <w:jc w:val="left"/>
            </w:pPr>
            <w:r w:rsidRPr="00E45452">
              <w:t>Volledig eigenaar van procesrisico’s; geen delegatie van eindverantwoordelijkheid</w:t>
            </w:r>
          </w:p>
        </w:tc>
      </w:tr>
      <w:tr w:rsidR="00B94E42" w:rsidRPr="00E45452" w14:paraId="724E74EA" w14:textId="77777777" w:rsidTr="143039D0">
        <w:tc>
          <w:tcPr>
            <w:tcW w:w="2714" w:type="dxa"/>
            <w:hideMark/>
          </w:tcPr>
          <w:p w14:paraId="213FCA46" w14:textId="77777777" w:rsidR="00B94E42" w:rsidRPr="00E45452" w:rsidRDefault="00B94E42" w:rsidP="003502AA">
            <w:pPr>
              <w:spacing w:line="278" w:lineRule="auto"/>
              <w:jc w:val="left"/>
            </w:pPr>
            <w:r w:rsidRPr="00E45452">
              <w:rPr>
                <w:b/>
                <w:bCs/>
              </w:rPr>
              <w:t>Concernadviseur Risicomanagement (CARM)</w:t>
            </w:r>
          </w:p>
        </w:tc>
        <w:tc>
          <w:tcPr>
            <w:tcW w:w="3524" w:type="dxa"/>
            <w:hideMark/>
          </w:tcPr>
          <w:p w14:paraId="273FA2B8" w14:textId="77777777" w:rsidR="00B94E42" w:rsidRPr="00E45452" w:rsidRDefault="00B94E42" w:rsidP="00A15BC5">
            <w:pPr>
              <w:spacing w:line="278" w:lineRule="auto"/>
            </w:pPr>
            <w:r w:rsidRPr="00E45452">
              <w:t>Tweede lijn – kaderstellend</w:t>
            </w:r>
          </w:p>
        </w:tc>
        <w:tc>
          <w:tcPr>
            <w:tcW w:w="6237" w:type="dxa"/>
            <w:hideMark/>
          </w:tcPr>
          <w:p w14:paraId="3377AE07" w14:textId="77777777" w:rsidR="003502AA" w:rsidRDefault="00B94E42" w:rsidP="00A15BC5">
            <w:r w:rsidRPr="00E45452">
              <w:t xml:space="preserve">- Opstellen concernbrede risicokaders </w:t>
            </w:r>
          </w:p>
          <w:p w14:paraId="13162BAB" w14:textId="77777777" w:rsidR="003502AA" w:rsidRDefault="00B94E42" w:rsidP="00A15BC5">
            <w:r w:rsidRPr="00E45452">
              <w:t xml:space="preserve">- Adviseren over risicoclassificatie </w:t>
            </w:r>
          </w:p>
          <w:p w14:paraId="18DEB9DE" w14:textId="77777777" w:rsidR="003502AA" w:rsidRDefault="00B94E42" w:rsidP="00A15BC5">
            <w:r w:rsidRPr="00E45452">
              <w:t xml:space="preserve">- Bewaken consistentie tussen domeinen </w:t>
            </w:r>
          </w:p>
          <w:p w14:paraId="4F5224AA" w14:textId="5495FB83" w:rsidR="00B94E42" w:rsidRPr="00E45452" w:rsidRDefault="00B94E42" w:rsidP="00A15BC5">
            <w:pPr>
              <w:spacing w:line="278" w:lineRule="auto"/>
            </w:pPr>
            <w:r w:rsidRPr="00E45452">
              <w:t>- Ondersteunen CISO bij integratie</w:t>
            </w:r>
          </w:p>
        </w:tc>
        <w:tc>
          <w:tcPr>
            <w:tcW w:w="3402" w:type="dxa"/>
            <w:hideMark/>
          </w:tcPr>
          <w:p w14:paraId="1D5573F6" w14:textId="77777777" w:rsidR="00B94E42" w:rsidRPr="00E45452" w:rsidRDefault="00B94E42" w:rsidP="003502AA">
            <w:pPr>
              <w:spacing w:line="278" w:lineRule="auto"/>
              <w:jc w:val="left"/>
            </w:pPr>
            <w:r w:rsidRPr="00E45452">
              <w:t>Advies- en kaderstellend mandaat; geen uitvoerende rol</w:t>
            </w:r>
          </w:p>
        </w:tc>
      </w:tr>
      <w:tr w:rsidR="00B94E42" w:rsidRPr="00E45452" w14:paraId="06CBF015" w14:textId="77777777" w:rsidTr="143039D0">
        <w:tc>
          <w:tcPr>
            <w:tcW w:w="2714" w:type="dxa"/>
            <w:hideMark/>
          </w:tcPr>
          <w:p w14:paraId="46E818F6" w14:textId="77777777" w:rsidR="00B94E42" w:rsidRPr="00E45452" w:rsidRDefault="00B94E42" w:rsidP="003502AA">
            <w:pPr>
              <w:spacing w:line="278" w:lineRule="auto"/>
              <w:jc w:val="left"/>
            </w:pPr>
            <w:r w:rsidRPr="00E45452">
              <w:rPr>
                <w:b/>
                <w:bCs/>
              </w:rPr>
              <w:t>Interne accountant / Interne controle</w:t>
            </w:r>
          </w:p>
        </w:tc>
        <w:tc>
          <w:tcPr>
            <w:tcW w:w="3524" w:type="dxa"/>
            <w:hideMark/>
          </w:tcPr>
          <w:p w14:paraId="51127B32" w14:textId="77777777" w:rsidR="00B94E42" w:rsidRPr="00E45452" w:rsidRDefault="00B94E42" w:rsidP="00A15BC5">
            <w:pPr>
              <w:spacing w:line="278" w:lineRule="auto"/>
            </w:pPr>
            <w:r w:rsidRPr="00E45452">
              <w:t>Derde lijn – onafhankelijke toetsing</w:t>
            </w:r>
          </w:p>
        </w:tc>
        <w:tc>
          <w:tcPr>
            <w:tcW w:w="6237" w:type="dxa"/>
            <w:hideMark/>
          </w:tcPr>
          <w:p w14:paraId="4B36C8B8" w14:textId="45B23E09" w:rsidR="003502AA" w:rsidRDefault="00B94E42" w:rsidP="00A15BC5">
            <w:r w:rsidRPr="00E45452">
              <w:t xml:space="preserve">- Toetsen opzet, bestaan en werking van het IMS </w:t>
            </w:r>
            <w:r w:rsidR="003502AA">
              <w:t>en de maatregelen</w:t>
            </w:r>
          </w:p>
          <w:p w14:paraId="1C3F6776" w14:textId="77777777" w:rsidR="003502AA" w:rsidRDefault="00B94E42" w:rsidP="00A15BC5">
            <w:r w:rsidRPr="00E45452">
              <w:t xml:space="preserve">- Beoordelen naleving kaders </w:t>
            </w:r>
          </w:p>
          <w:p w14:paraId="4E3D523C" w14:textId="77777777" w:rsidR="003502AA" w:rsidRDefault="00B94E42" w:rsidP="00A15BC5">
            <w:r w:rsidRPr="00E45452">
              <w:t xml:space="preserve">- Rapporteren bevindingen aan directieteam </w:t>
            </w:r>
          </w:p>
          <w:p w14:paraId="4D0D013C" w14:textId="4770D237" w:rsidR="00B94E42" w:rsidRPr="00E45452" w:rsidRDefault="00B94E42" w:rsidP="00A15BC5">
            <w:pPr>
              <w:spacing w:line="278" w:lineRule="auto"/>
            </w:pPr>
            <w:r w:rsidRPr="00E45452">
              <w:t>- Doen verbeteraanbevelingen</w:t>
            </w:r>
          </w:p>
        </w:tc>
        <w:tc>
          <w:tcPr>
            <w:tcW w:w="3402" w:type="dxa"/>
            <w:hideMark/>
          </w:tcPr>
          <w:p w14:paraId="06F52CFF" w14:textId="77777777" w:rsidR="00B94E42" w:rsidRPr="00E45452" w:rsidRDefault="00B94E42" w:rsidP="003502AA">
            <w:pPr>
              <w:spacing w:line="278" w:lineRule="auto"/>
              <w:jc w:val="left"/>
            </w:pPr>
            <w:r w:rsidRPr="00E45452">
              <w:t>Onafhankelijke toetsingsbevoegdheid; geen rol in uitvoering of besluitvorming</w:t>
            </w:r>
          </w:p>
        </w:tc>
      </w:tr>
    </w:tbl>
    <w:p w14:paraId="3A4257E3" w14:textId="007C0D24" w:rsidR="002A1F5E" w:rsidRPr="004504E9" w:rsidRDefault="002A1F5E" w:rsidP="00483C99"/>
    <w:p w14:paraId="3210BB74" w14:textId="77777777" w:rsidR="00B94E42" w:rsidRDefault="00B94E42" w:rsidP="002B6D2D">
      <w:pPr>
        <w:pStyle w:val="Heading2"/>
        <w:sectPr w:rsidR="00B94E42" w:rsidSect="00B94E42">
          <w:pgSz w:w="16838" w:h="11906" w:orient="landscape"/>
          <w:pgMar w:top="1417" w:right="1417" w:bottom="1417" w:left="1417" w:header="708" w:footer="708" w:gutter="0"/>
          <w:cols w:space="708"/>
          <w:docGrid w:linePitch="360"/>
        </w:sectPr>
      </w:pPr>
    </w:p>
    <w:p w14:paraId="22C8006B" w14:textId="46938AF4" w:rsidR="002B6D2D" w:rsidRDefault="002B6D2D" w:rsidP="002B6D2D">
      <w:pPr>
        <w:pStyle w:val="Heading2"/>
      </w:pPr>
      <w:bookmarkStart w:id="86" w:name="_Toc224207856"/>
      <w:r>
        <w:t>Overlegstructuren</w:t>
      </w:r>
      <w:bookmarkEnd w:id="86"/>
    </w:p>
    <w:p w14:paraId="66D63B18" w14:textId="6C687BF7" w:rsidR="007C64B7" w:rsidRDefault="007C64B7" w:rsidP="007C64B7">
      <w:r>
        <w:t>Het IMS kent een gelaagde overleg- en besluitvormingsstructuur conform het three-lines-model en de PDCA-cyclus. De overlegstructuur waarborgt:</w:t>
      </w:r>
    </w:p>
    <w:p w14:paraId="4F352C53" w14:textId="2016B498" w:rsidR="007C64B7" w:rsidRDefault="007C64B7" w:rsidP="00411345">
      <w:pPr>
        <w:pStyle w:val="ListParagraph"/>
        <w:numPr>
          <w:ilvl w:val="0"/>
          <w:numId w:val="24"/>
        </w:numPr>
      </w:pPr>
      <w:r>
        <w:t>Strategische sturing</w:t>
      </w:r>
    </w:p>
    <w:p w14:paraId="7D0ED4F0" w14:textId="3BC1866B" w:rsidR="007C64B7" w:rsidRDefault="007C64B7" w:rsidP="00411345">
      <w:pPr>
        <w:pStyle w:val="ListParagraph"/>
        <w:numPr>
          <w:ilvl w:val="0"/>
          <w:numId w:val="24"/>
        </w:numPr>
      </w:pPr>
      <w:r>
        <w:t>Tactische coördinatie</w:t>
      </w:r>
    </w:p>
    <w:p w14:paraId="1019B8AE" w14:textId="09C66C5B" w:rsidR="007C64B7" w:rsidRDefault="007C64B7" w:rsidP="00411345">
      <w:pPr>
        <w:pStyle w:val="ListParagraph"/>
        <w:numPr>
          <w:ilvl w:val="0"/>
          <w:numId w:val="24"/>
        </w:numPr>
      </w:pPr>
      <w:r>
        <w:t>Operationele uitvoering</w:t>
      </w:r>
    </w:p>
    <w:p w14:paraId="45CEB28B" w14:textId="77777777" w:rsidR="007C64B7" w:rsidRDefault="007C64B7" w:rsidP="00411345">
      <w:pPr>
        <w:pStyle w:val="ListParagraph"/>
        <w:numPr>
          <w:ilvl w:val="0"/>
          <w:numId w:val="24"/>
        </w:numPr>
      </w:pPr>
      <w:r>
        <w:t>Transparante rapportage en escalatie</w:t>
      </w:r>
    </w:p>
    <w:p w14:paraId="25A45557" w14:textId="77777777" w:rsidR="007C64B7" w:rsidRDefault="007C64B7" w:rsidP="007C64B7"/>
    <w:p w14:paraId="143EDAC6" w14:textId="6E14F60E" w:rsidR="007C64B7" w:rsidRDefault="007C64B7" w:rsidP="007C64B7">
      <w:r>
        <w:t>De overlegstructuur kent drie niveaus:</w:t>
      </w:r>
    </w:p>
    <w:p w14:paraId="37A96026" w14:textId="33BEBB96" w:rsidR="007C64B7" w:rsidRDefault="007C64B7" w:rsidP="00411345">
      <w:pPr>
        <w:pStyle w:val="ListParagraph"/>
        <w:numPr>
          <w:ilvl w:val="0"/>
          <w:numId w:val="25"/>
        </w:numPr>
      </w:pPr>
      <w:r>
        <w:t>Strategisch (SIMS)</w:t>
      </w:r>
    </w:p>
    <w:p w14:paraId="12158278" w14:textId="0F04FBCF" w:rsidR="007C64B7" w:rsidRDefault="007C64B7" w:rsidP="00411345">
      <w:pPr>
        <w:pStyle w:val="ListParagraph"/>
        <w:numPr>
          <w:ilvl w:val="0"/>
          <w:numId w:val="25"/>
        </w:numPr>
      </w:pPr>
      <w:r>
        <w:t>Tactisch (TIMS)</w:t>
      </w:r>
    </w:p>
    <w:p w14:paraId="0FC94E3B" w14:textId="5E3AF19C" w:rsidR="007C64B7" w:rsidRDefault="007C64B7" w:rsidP="00411345">
      <w:pPr>
        <w:pStyle w:val="ListParagraph"/>
        <w:numPr>
          <w:ilvl w:val="0"/>
          <w:numId w:val="25"/>
        </w:numPr>
      </w:pPr>
      <w:r>
        <w:t>Operationeel (discipline-eigenaren</w:t>
      </w:r>
    </w:p>
    <w:p w14:paraId="3376DA17" w14:textId="77777777" w:rsidR="007C64B7" w:rsidRDefault="007C64B7" w:rsidP="007C64B7"/>
    <w:p w14:paraId="22711B44" w14:textId="77777777" w:rsidR="004D5B05" w:rsidRDefault="004D5B05" w:rsidP="004D5B05">
      <w:r>
        <w:t>Een formele escalatieprocedure is te vinden in bijlage 2.</w:t>
      </w:r>
    </w:p>
    <w:p w14:paraId="7708C76A" w14:textId="77777777" w:rsidR="001E7D71" w:rsidRDefault="001E7D71" w:rsidP="004D5B05"/>
    <w:p w14:paraId="4821FFE6" w14:textId="329EB992" w:rsidR="001E7D71" w:rsidRPr="001E7D71" w:rsidRDefault="001E7D71" w:rsidP="001E7D71">
      <w:r w:rsidRPr="001E7D71">
        <w:rPr>
          <w:noProof/>
        </w:rPr>
        <w:drawing>
          <wp:inline distT="0" distB="0" distL="0" distR="0" wp14:anchorId="58B8E47A" wp14:editId="1F20E967">
            <wp:extent cx="5760720" cy="3141980"/>
            <wp:effectExtent l="0" t="0" r="0" b="1270"/>
            <wp:docPr id="953366834" name="Afbeelding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5760720" cy="3141980"/>
                    </a:xfrm>
                    <a:prstGeom prst="rect">
                      <a:avLst/>
                    </a:prstGeom>
                    <a:noFill/>
                    <a:ln>
                      <a:noFill/>
                    </a:ln>
                  </pic:spPr>
                </pic:pic>
              </a:graphicData>
            </a:graphic>
          </wp:inline>
        </w:drawing>
      </w:r>
    </w:p>
    <w:p w14:paraId="254130A0" w14:textId="77777777" w:rsidR="001E7D71" w:rsidRPr="000179C2" w:rsidRDefault="001E7D71" w:rsidP="004D5B05"/>
    <w:p w14:paraId="27DD5881" w14:textId="77777777" w:rsidR="008F4F39" w:rsidRPr="007C64B7" w:rsidRDefault="008F4F39" w:rsidP="007C64B7"/>
    <w:p w14:paraId="5A7F1BD7" w14:textId="1171542D" w:rsidR="002B6D2D" w:rsidRDefault="00DE32CD" w:rsidP="00DE32CD">
      <w:pPr>
        <w:pStyle w:val="Heading3"/>
      </w:pPr>
      <w:bookmarkStart w:id="87" w:name="_Toc224207857"/>
      <w:r>
        <w:t>Stuurgroep</w:t>
      </w:r>
      <w:r w:rsidR="4DB2DE9D">
        <w:t xml:space="preserve"> </w:t>
      </w:r>
      <w:r>
        <w:t>/ Strategisch IMS-team (SIMS)</w:t>
      </w:r>
      <w:bookmarkEnd w:id="87"/>
    </w:p>
    <w:p w14:paraId="7BA2A664" w14:textId="77777777" w:rsidR="00D16DAD" w:rsidRPr="00D16DAD" w:rsidRDefault="00D16DAD" w:rsidP="00D16DAD">
      <w:pPr>
        <w:rPr>
          <w:b/>
          <w:bCs/>
        </w:rPr>
      </w:pPr>
      <w:r w:rsidRPr="00D16DAD">
        <w:rPr>
          <w:b/>
          <w:bCs/>
        </w:rPr>
        <w:t>Implementatiefase</w:t>
      </w:r>
    </w:p>
    <w:p w14:paraId="31D5DCCB" w14:textId="744AFD2A" w:rsidR="00D16DAD" w:rsidRDefault="00D16DAD" w:rsidP="00D16DAD">
      <w:r>
        <w:t>Tijdens de implementatiefase fungeert de stuurgroep als bestuurlijk opdrachtgever van het IMS.</w:t>
      </w:r>
    </w:p>
    <w:p w14:paraId="0E9FF6F8" w14:textId="7F9FB336" w:rsidR="00D16DAD" w:rsidRDefault="00D16DAD" w:rsidP="00D16DAD">
      <w:r>
        <w:t>De stuurgroep:</w:t>
      </w:r>
    </w:p>
    <w:p w14:paraId="2FAE5E36" w14:textId="77777777" w:rsidR="00D16DAD" w:rsidRDefault="00D16DAD" w:rsidP="00411345">
      <w:pPr>
        <w:pStyle w:val="ListParagraph"/>
        <w:numPr>
          <w:ilvl w:val="0"/>
          <w:numId w:val="26"/>
        </w:numPr>
      </w:pPr>
      <w:r>
        <w:t>Bewaakt scope, planning en voortgang van implementatie</w:t>
      </w:r>
    </w:p>
    <w:p w14:paraId="4F6102A0" w14:textId="77777777" w:rsidR="00D16DAD" w:rsidRDefault="00D16DAD" w:rsidP="00411345">
      <w:pPr>
        <w:pStyle w:val="ListParagraph"/>
        <w:numPr>
          <w:ilvl w:val="0"/>
          <w:numId w:val="26"/>
        </w:numPr>
      </w:pPr>
      <w:r>
        <w:t>Stelt kaders en prioriteiten vast</w:t>
      </w:r>
    </w:p>
    <w:p w14:paraId="57AE9921" w14:textId="77777777" w:rsidR="00D16DAD" w:rsidRDefault="00D16DAD" w:rsidP="00411345">
      <w:pPr>
        <w:pStyle w:val="ListParagraph"/>
        <w:numPr>
          <w:ilvl w:val="0"/>
          <w:numId w:val="26"/>
        </w:numPr>
      </w:pPr>
      <w:r>
        <w:t>Neemt besluiten over inrichting en positionering van het IMS</w:t>
      </w:r>
    </w:p>
    <w:p w14:paraId="60355B22" w14:textId="77777777" w:rsidR="00D16DAD" w:rsidRDefault="00D16DAD" w:rsidP="00411345">
      <w:pPr>
        <w:pStyle w:val="ListParagraph"/>
        <w:numPr>
          <w:ilvl w:val="0"/>
          <w:numId w:val="26"/>
        </w:numPr>
      </w:pPr>
      <w:r>
        <w:t>Bewaakt samenhang tussen privacy, informatiebeveiliging en business continuity</w:t>
      </w:r>
    </w:p>
    <w:p w14:paraId="79F60083" w14:textId="77777777" w:rsidR="00D16DAD" w:rsidRDefault="00D16DAD" w:rsidP="00411345">
      <w:pPr>
        <w:pStyle w:val="ListParagraph"/>
        <w:numPr>
          <w:ilvl w:val="0"/>
          <w:numId w:val="26"/>
        </w:numPr>
      </w:pPr>
      <w:r>
        <w:t>Beslist over escalaties vanuit de regiegroep</w:t>
      </w:r>
    </w:p>
    <w:p w14:paraId="6D7EA7A2" w14:textId="77777777" w:rsidR="00D16DAD" w:rsidRDefault="00D16DAD" w:rsidP="00411345">
      <w:pPr>
        <w:pStyle w:val="ListParagraph"/>
        <w:numPr>
          <w:ilvl w:val="0"/>
          <w:numId w:val="26"/>
        </w:numPr>
      </w:pPr>
      <w:r>
        <w:t>Rapporteert rechtstreeks aan het directieteam</w:t>
      </w:r>
    </w:p>
    <w:p w14:paraId="3B123850" w14:textId="77777777" w:rsidR="00D16DAD" w:rsidRDefault="00D16DAD" w:rsidP="00D16DAD"/>
    <w:p w14:paraId="2EF1F068" w14:textId="2CAB1A07" w:rsidR="00D16DAD" w:rsidRDefault="00D16DAD" w:rsidP="00D16DAD">
      <w:r>
        <w:t>De stuurgroep beschikt over mandaat van het directieteam voor besluitvorming binnen de vastgestelde scope, inclusief prioritering van middelen.</w:t>
      </w:r>
    </w:p>
    <w:p w14:paraId="3A967F84" w14:textId="77777777" w:rsidR="00465560" w:rsidRDefault="00465560" w:rsidP="00D16DAD">
      <w:pPr>
        <w:rPr>
          <w:b/>
          <w:bCs/>
        </w:rPr>
      </w:pPr>
    </w:p>
    <w:p w14:paraId="12A097AE" w14:textId="7BDF24DF" w:rsidR="00D16DAD" w:rsidRPr="00D16DAD" w:rsidRDefault="00D16DAD" w:rsidP="00D16DAD">
      <w:pPr>
        <w:rPr>
          <w:b/>
          <w:bCs/>
        </w:rPr>
      </w:pPr>
      <w:r w:rsidRPr="00D16DAD">
        <w:rPr>
          <w:b/>
          <w:bCs/>
        </w:rPr>
        <w:t>Beheerfase (SIMS)</w:t>
      </w:r>
    </w:p>
    <w:p w14:paraId="35E7B625" w14:textId="77777777" w:rsidR="00D16DAD" w:rsidRDefault="00D16DAD" w:rsidP="00D16DAD">
      <w:r>
        <w:t>Na implementatie gaat de stuurgroep over in het Strategisch IMS-team (SIMS).</w:t>
      </w:r>
    </w:p>
    <w:p w14:paraId="3FE1429E" w14:textId="77777777" w:rsidR="00D16DAD" w:rsidRDefault="00D16DAD" w:rsidP="00D16DAD"/>
    <w:p w14:paraId="15436B4E" w14:textId="77777777" w:rsidR="00D16DAD" w:rsidRDefault="00D16DAD" w:rsidP="00D16DAD">
      <w:r>
        <w:t>Het SIMS is verantwoordelijk voor:</w:t>
      </w:r>
    </w:p>
    <w:p w14:paraId="56785C36" w14:textId="77777777" w:rsidR="00D16DAD" w:rsidRDefault="00D16DAD" w:rsidP="00411345">
      <w:pPr>
        <w:pStyle w:val="ListParagraph"/>
        <w:numPr>
          <w:ilvl w:val="0"/>
          <w:numId w:val="27"/>
        </w:numPr>
      </w:pPr>
      <w:r>
        <w:t>Vaststellen en herzien van IMS-beleid</w:t>
      </w:r>
    </w:p>
    <w:p w14:paraId="62766B64" w14:textId="77777777" w:rsidR="00D16DAD" w:rsidRDefault="00D16DAD" w:rsidP="00411345">
      <w:pPr>
        <w:pStyle w:val="ListParagraph"/>
        <w:numPr>
          <w:ilvl w:val="0"/>
          <w:numId w:val="27"/>
        </w:numPr>
      </w:pPr>
      <w:r>
        <w:t>Vaststellen van strategische doelstellingen</w:t>
      </w:r>
    </w:p>
    <w:p w14:paraId="7402CB1E" w14:textId="77777777" w:rsidR="00D16DAD" w:rsidRDefault="00D16DAD" w:rsidP="00411345">
      <w:pPr>
        <w:pStyle w:val="ListParagraph"/>
        <w:numPr>
          <w:ilvl w:val="0"/>
          <w:numId w:val="27"/>
        </w:numPr>
      </w:pPr>
      <w:r>
        <w:t>Acceptatie van restrisico’s op strategisch niveau</w:t>
      </w:r>
    </w:p>
    <w:p w14:paraId="2A373E67" w14:textId="77777777" w:rsidR="00D16DAD" w:rsidRDefault="00D16DAD" w:rsidP="00411345">
      <w:pPr>
        <w:pStyle w:val="ListParagraph"/>
        <w:numPr>
          <w:ilvl w:val="0"/>
          <w:numId w:val="27"/>
        </w:numPr>
      </w:pPr>
      <w:r>
        <w:t>Bewaken van samenhang tussen organisatiedoelen en IMS</w:t>
      </w:r>
    </w:p>
    <w:p w14:paraId="2461BCAD" w14:textId="77777777" w:rsidR="00D16DAD" w:rsidRDefault="00D16DAD" w:rsidP="00411345">
      <w:pPr>
        <w:pStyle w:val="ListParagraph"/>
        <w:numPr>
          <w:ilvl w:val="0"/>
          <w:numId w:val="27"/>
        </w:numPr>
      </w:pPr>
      <w:r>
        <w:t>Toezien op effectiviteit van het IMS</w:t>
      </w:r>
    </w:p>
    <w:p w14:paraId="549008B8" w14:textId="77777777" w:rsidR="00D16DAD" w:rsidRDefault="00D16DAD" w:rsidP="00411345">
      <w:pPr>
        <w:pStyle w:val="ListParagraph"/>
        <w:numPr>
          <w:ilvl w:val="0"/>
          <w:numId w:val="27"/>
        </w:numPr>
      </w:pPr>
      <w:r>
        <w:t>Voorbereiden van de bestuurlijke managementreview</w:t>
      </w:r>
    </w:p>
    <w:p w14:paraId="34AB6CD0" w14:textId="77777777" w:rsidR="00D16DAD" w:rsidRDefault="00D16DAD" w:rsidP="00411345">
      <w:pPr>
        <w:pStyle w:val="ListParagraph"/>
        <w:numPr>
          <w:ilvl w:val="0"/>
          <w:numId w:val="27"/>
        </w:numPr>
      </w:pPr>
      <w:r>
        <w:t>Het SIMS fungeert als escalatieniveau voor risico’s of afwijkingen die het tactisch niveau overstijgen.</w:t>
      </w:r>
    </w:p>
    <w:p w14:paraId="73A63F0C" w14:textId="77777777" w:rsidR="00D16DAD" w:rsidRDefault="00D16DAD" w:rsidP="00D16DAD"/>
    <w:p w14:paraId="2F7A259B" w14:textId="4BCDACF0" w:rsidR="00D16DAD" w:rsidRPr="00D16DAD" w:rsidRDefault="00D16DAD" w:rsidP="00D16DAD">
      <w:pPr>
        <w:rPr>
          <w:b/>
          <w:bCs/>
        </w:rPr>
      </w:pPr>
      <w:r w:rsidRPr="00D16DAD">
        <w:rPr>
          <w:b/>
          <w:bCs/>
        </w:rPr>
        <w:t>Samenstelling SIMS</w:t>
      </w:r>
      <w:r>
        <w:rPr>
          <w:b/>
          <w:bCs/>
        </w:rPr>
        <w:t>:</w:t>
      </w:r>
    </w:p>
    <w:p w14:paraId="7C016E11" w14:textId="77777777" w:rsidR="00D16DAD" w:rsidRDefault="00D16DAD" w:rsidP="00411345">
      <w:pPr>
        <w:pStyle w:val="ListParagraph"/>
        <w:numPr>
          <w:ilvl w:val="0"/>
          <w:numId w:val="28"/>
        </w:numPr>
      </w:pPr>
      <w:r>
        <w:t>Directeur IDA</w:t>
      </w:r>
    </w:p>
    <w:p w14:paraId="5DE87C4F" w14:textId="77777777" w:rsidR="00D16DAD" w:rsidRDefault="00D16DAD" w:rsidP="00411345">
      <w:pPr>
        <w:pStyle w:val="ListParagraph"/>
        <w:numPr>
          <w:ilvl w:val="0"/>
          <w:numId w:val="28"/>
        </w:numPr>
      </w:pPr>
      <w:r>
        <w:t>Directeur [x]</w:t>
      </w:r>
    </w:p>
    <w:p w14:paraId="3AF5BF89" w14:textId="77777777" w:rsidR="00D16DAD" w:rsidRDefault="00D16DAD" w:rsidP="00411345">
      <w:pPr>
        <w:pStyle w:val="ListParagraph"/>
        <w:numPr>
          <w:ilvl w:val="0"/>
          <w:numId w:val="28"/>
        </w:numPr>
      </w:pPr>
      <w:r>
        <w:t>Concerncontroller</w:t>
      </w:r>
    </w:p>
    <w:p w14:paraId="00C1C6A3" w14:textId="77777777" w:rsidR="00D16DAD" w:rsidRDefault="00D16DAD" w:rsidP="00411345">
      <w:pPr>
        <w:pStyle w:val="ListParagraph"/>
        <w:numPr>
          <w:ilvl w:val="0"/>
          <w:numId w:val="28"/>
        </w:numPr>
      </w:pPr>
      <w:r>
        <w:t>CISO</w:t>
      </w:r>
    </w:p>
    <w:p w14:paraId="24EE02DB" w14:textId="77777777" w:rsidR="00D16DAD" w:rsidRDefault="00D16DAD" w:rsidP="00411345">
      <w:pPr>
        <w:pStyle w:val="ListParagraph"/>
        <w:numPr>
          <w:ilvl w:val="0"/>
          <w:numId w:val="28"/>
        </w:numPr>
      </w:pPr>
      <w:r>
        <w:t>Roulerend lid vanuit TIMS (borging verbinding tactisch-strategisch)</w:t>
      </w:r>
    </w:p>
    <w:p w14:paraId="6DC03AC3" w14:textId="77777777" w:rsidR="00D16DAD" w:rsidRDefault="00D16DAD" w:rsidP="00D16DAD"/>
    <w:p w14:paraId="59F04268" w14:textId="2C705D83" w:rsidR="00D16DAD" w:rsidRPr="00D16DAD" w:rsidRDefault="00D16DAD" w:rsidP="00D16DAD">
      <w:pPr>
        <w:rPr>
          <w:b/>
          <w:bCs/>
        </w:rPr>
      </w:pPr>
      <w:r w:rsidRPr="00D16DAD">
        <w:rPr>
          <w:b/>
          <w:bCs/>
        </w:rPr>
        <w:t>Frequentie</w:t>
      </w:r>
    </w:p>
    <w:p w14:paraId="7130739F" w14:textId="77777777" w:rsidR="00D16DAD" w:rsidRDefault="00D16DAD" w:rsidP="00D16DAD">
      <w:r>
        <w:t>Het SIMS komt minimaal ieder kwartaal bijeen.</w:t>
      </w:r>
    </w:p>
    <w:p w14:paraId="6AD08934" w14:textId="77777777" w:rsidR="00D16DAD" w:rsidRDefault="00D16DAD" w:rsidP="00D16DAD">
      <w:r>
        <w:t>Indien nodig kan een extra vergadering worden ingelast bij significante risico’s of incidenten.</w:t>
      </w:r>
    </w:p>
    <w:p w14:paraId="01976F72" w14:textId="77777777" w:rsidR="00DE4587" w:rsidRDefault="00DE4587" w:rsidP="00DE32CD"/>
    <w:p w14:paraId="342AA9A5" w14:textId="29A80F0B" w:rsidR="00DE32CD" w:rsidRDefault="00DE32CD" w:rsidP="00DE32CD">
      <w:pPr>
        <w:pStyle w:val="Heading3"/>
      </w:pPr>
      <w:bookmarkStart w:id="88" w:name="_Toc224207858"/>
      <w:r>
        <w:t>Regiegroep</w:t>
      </w:r>
      <w:r w:rsidR="32008988">
        <w:t xml:space="preserve"> </w:t>
      </w:r>
      <w:r>
        <w:t>/ Tactisch IMS-team (TIMS)</w:t>
      </w:r>
      <w:bookmarkEnd w:id="88"/>
    </w:p>
    <w:p w14:paraId="0E686097" w14:textId="77777777" w:rsidR="00E265AE" w:rsidRPr="00E265AE" w:rsidRDefault="00E265AE" w:rsidP="00E265AE">
      <w:pPr>
        <w:rPr>
          <w:b/>
          <w:bCs/>
        </w:rPr>
      </w:pPr>
      <w:r w:rsidRPr="00E265AE">
        <w:rPr>
          <w:b/>
          <w:bCs/>
        </w:rPr>
        <w:t>Implementatiefase</w:t>
      </w:r>
    </w:p>
    <w:p w14:paraId="554E2BA3" w14:textId="77777777" w:rsidR="00E265AE" w:rsidRDefault="00E265AE" w:rsidP="00E265AE">
      <w:r>
        <w:t>Gedurende de implementatie is de regiegroep verantwoordelijk voor:</w:t>
      </w:r>
    </w:p>
    <w:p w14:paraId="32ED018E" w14:textId="77777777" w:rsidR="00E265AE" w:rsidRDefault="00E265AE" w:rsidP="00411345">
      <w:pPr>
        <w:pStyle w:val="ListParagraph"/>
        <w:numPr>
          <w:ilvl w:val="0"/>
          <w:numId w:val="29"/>
        </w:numPr>
      </w:pPr>
      <w:r>
        <w:t>Ontwerp en inrichting van het IMS</w:t>
      </w:r>
    </w:p>
    <w:p w14:paraId="4961694C" w14:textId="77777777" w:rsidR="00E265AE" w:rsidRDefault="00E265AE" w:rsidP="00411345">
      <w:pPr>
        <w:pStyle w:val="ListParagraph"/>
        <w:numPr>
          <w:ilvl w:val="0"/>
          <w:numId w:val="29"/>
        </w:numPr>
      </w:pPr>
      <w:r>
        <w:t>Uitwerking van beleidsstructuur</w:t>
      </w:r>
    </w:p>
    <w:p w14:paraId="391151BD" w14:textId="77777777" w:rsidR="00E265AE" w:rsidRDefault="00E265AE" w:rsidP="00411345">
      <w:pPr>
        <w:pStyle w:val="ListParagraph"/>
        <w:numPr>
          <w:ilvl w:val="0"/>
          <w:numId w:val="29"/>
        </w:numPr>
      </w:pPr>
      <w:r>
        <w:t>Vaststellen van procesinrichting</w:t>
      </w:r>
    </w:p>
    <w:p w14:paraId="6879A449" w14:textId="77777777" w:rsidR="00E265AE" w:rsidRDefault="00E265AE" w:rsidP="00411345">
      <w:pPr>
        <w:pStyle w:val="ListParagraph"/>
        <w:numPr>
          <w:ilvl w:val="0"/>
          <w:numId w:val="29"/>
        </w:numPr>
      </w:pPr>
      <w:r>
        <w:t>Coördineren van implementatieactiviteiten</w:t>
      </w:r>
    </w:p>
    <w:p w14:paraId="1DA0828D" w14:textId="77777777" w:rsidR="00E265AE" w:rsidRDefault="00E265AE" w:rsidP="00411345">
      <w:pPr>
        <w:pStyle w:val="ListParagraph"/>
        <w:numPr>
          <w:ilvl w:val="0"/>
          <w:numId w:val="29"/>
        </w:numPr>
      </w:pPr>
      <w:r>
        <w:t>Voorbereiden van besluitvorming door de stuurgroep</w:t>
      </w:r>
    </w:p>
    <w:p w14:paraId="31BD22A1" w14:textId="77777777" w:rsidR="00E265AE" w:rsidRDefault="00E265AE" w:rsidP="00411345">
      <w:pPr>
        <w:pStyle w:val="ListParagraph"/>
        <w:numPr>
          <w:ilvl w:val="0"/>
          <w:numId w:val="29"/>
        </w:numPr>
      </w:pPr>
      <w:r>
        <w:t>De regiegroep heeft mandaat om voorstellen te doen en ontwerpkeuzes te maken, maar formele vaststelling geschiedt door de stuurgroep.</w:t>
      </w:r>
    </w:p>
    <w:p w14:paraId="0F86191E" w14:textId="77777777" w:rsidR="00E265AE" w:rsidRDefault="00E265AE" w:rsidP="00E265AE"/>
    <w:p w14:paraId="02D64556" w14:textId="4D7B5559" w:rsidR="00E265AE" w:rsidRPr="00E265AE" w:rsidRDefault="00E265AE" w:rsidP="00E265AE">
      <w:pPr>
        <w:rPr>
          <w:b/>
          <w:bCs/>
        </w:rPr>
      </w:pPr>
      <w:r w:rsidRPr="00E265AE">
        <w:rPr>
          <w:b/>
          <w:bCs/>
        </w:rPr>
        <w:t>Beheerfase (TIMS)</w:t>
      </w:r>
    </w:p>
    <w:p w14:paraId="712EB308" w14:textId="77777777" w:rsidR="00E265AE" w:rsidRDefault="00E265AE" w:rsidP="00E265AE">
      <w:r>
        <w:t>Na implementatie wordt de regiegroep het Tactisch IMS-team (TIMS).</w:t>
      </w:r>
    </w:p>
    <w:p w14:paraId="6B19A0D5" w14:textId="20D3CF2F" w:rsidR="00E265AE" w:rsidRDefault="00E265AE" w:rsidP="00E265AE">
      <w:r>
        <w:t>Het TIMS is verantwoordelijk voor de integrale coördinatie van het IMS en borgt de werking van de PDCA-cyclus.</w:t>
      </w:r>
      <w:r w:rsidR="00BB514C">
        <w:t xml:space="preserve"> </w:t>
      </w:r>
      <w:r>
        <w:t>Het TIMS:</w:t>
      </w:r>
    </w:p>
    <w:p w14:paraId="513C091C" w14:textId="77777777" w:rsidR="00E265AE" w:rsidRDefault="00E265AE" w:rsidP="00411345">
      <w:pPr>
        <w:pStyle w:val="ListParagraph"/>
        <w:numPr>
          <w:ilvl w:val="0"/>
          <w:numId w:val="30"/>
        </w:numPr>
      </w:pPr>
      <w:r>
        <w:t>Coördineert risico-identificatie en actualisatie</w:t>
      </w:r>
    </w:p>
    <w:p w14:paraId="07364939" w14:textId="77777777" w:rsidR="00E265AE" w:rsidRDefault="00E265AE" w:rsidP="00411345">
      <w:pPr>
        <w:pStyle w:val="ListParagraph"/>
        <w:numPr>
          <w:ilvl w:val="0"/>
          <w:numId w:val="30"/>
        </w:numPr>
      </w:pPr>
      <w:r>
        <w:t>Bewaakt voortgang van doelstellingen</w:t>
      </w:r>
    </w:p>
    <w:p w14:paraId="48A3BF36" w14:textId="77777777" w:rsidR="00E265AE" w:rsidRDefault="00E265AE" w:rsidP="00411345">
      <w:pPr>
        <w:pStyle w:val="ListParagraph"/>
        <w:numPr>
          <w:ilvl w:val="0"/>
          <w:numId w:val="30"/>
        </w:numPr>
      </w:pPr>
      <w:r>
        <w:t>Consolideert rapportages vanuit disciplines</w:t>
      </w:r>
    </w:p>
    <w:p w14:paraId="4CEB5A9A" w14:textId="77777777" w:rsidR="00E265AE" w:rsidRDefault="00E265AE" w:rsidP="00411345">
      <w:pPr>
        <w:pStyle w:val="ListParagraph"/>
        <w:numPr>
          <w:ilvl w:val="0"/>
          <w:numId w:val="30"/>
        </w:numPr>
      </w:pPr>
      <w:r>
        <w:t>Bereidt managementreview voor</w:t>
      </w:r>
    </w:p>
    <w:p w14:paraId="7BFF9391" w14:textId="77777777" w:rsidR="00E265AE" w:rsidRDefault="00E265AE" w:rsidP="00411345">
      <w:pPr>
        <w:pStyle w:val="ListParagraph"/>
        <w:numPr>
          <w:ilvl w:val="0"/>
          <w:numId w:val="30"/>
        </w:numPr>
      </w:pPr>
      <w:r>
        <w:t>Stuurt discipline-eigenaren functioneel aan</w:t>
      </w:r>
    </w:p>
    <w:p w14:paraId="16CD28C6" w14:textId="77777777" w:rsidR="00E265AE" w:rsidRDefault="00E265AE" w:rsidP="00411345">
      <w:pPr>
        <w:pStyle w:val="ListParagraph"/>
        <w:numPr>
          <w:ilvl w:val="0"/>
          <w:numId w:val="30"/>
        </w:numPr>
      </w:pPr>
      <w:r>
        <w:t>Signaleert samenhangende risico’s over disciplines heen</w:t>
      </w:r>
    </w:p>
    <w:p w14:paraId="57A1FA96" w14:textId="77777777" w:rsidR="00E265AE" w:rsidRDefault="00E265AE" w:rsidP="00411345">
      <w:pPr>
        <w:pStyle w:val="ListParagraph"/>
        <w:numPr>
          <w:ilvl w:val="0"/>
          <w:numId w:val="30"/>
        </w:numPr>
      </w:pPr>
      <w:r>
        <w:t>Adviseert SIMS over strategische keuzes</w:t>
      </w:r>
    </w:p>
    <w:p w14:paraId="7C173158" w14:textId="77777777" w:rsidR="00E265AE" w:rsidRDefault="00E265AE" w:rsidP="00411345">
      <w:pPr>
        <w:pStyle w:val="ListParagraph"/>
        <w:numPr>
          <w:ilvl w:val="0"/>
          <w:numId w:val="30"/>
        </w:numPr>
      </w:pPr>
      <w:r>
        <w:t>Het TIMS heeft mandaat om binnen vastgestelde beleidskaders prioriteiten te stellen en corrigerende acties uit te zetten.</w:t>
      </w:r>
    </w:p>
    <w:p w14:paraId="7820CEB1" w14:textId="77777777" w:rsidR="00BB514C" w:rsidRDefault="00BB514C" w:rsidP="00E265AE"/>
    <w:p w14:paraId="20CCE98B" w14:textId="78BFFB83" w:rsidR="00E265AE" w:rsidRDefault="00E265AE" w:rsidP="00E265AE">
      <w:r>
        <w:t>Escalatie naar SIMS vindt plaats bij:</w:t>
      </w:r>
    </w:p>
    <w:p w14:paraId="7028349D" w14:textId="77777777" w:rsidR="00E265AE" w:rsidRDefault="00E265AE" w:rsidP="00411345">
      <w:pPr>
        <w:pStyle w:val="ListParagraph"/>
        <w:numPr>
          <w:ilvl w:val="0"/>
          <w:numId w:val="31"/>
        </w:numPr>
      </w:pPr>
      <w:r>
        <w:t>Overschrijding van risicobereidheid</w:t>
      </w:r>
    </w:p>
    <w:p w14:paraId="517750F0" w14:textId="77777777" w:rsidR="00E265AE" w:rsidRDefault="00E265AE" w:rsidP="00411345">
      <w:pPr>
        <w:pStyle w:val="ListParagraph"/>
        <w:numPr>
          <w:ilvl w:val="0"/>
          <w:numId w:val="31"/>
        </w:numPr>
      </w:pPr>
      <w:r>
        <w:t>Structurele non-conformiteiten</w:t>
      </w:r>
    </w:p>
    <w:p w14:paraId="6968E239" w14:textId="77777777" w:rsidR="00E265AE" w:rsidRDefault="00E265AE" w:rsidP="00411345">
      <w:pPr>
        <w:pStyle w:val="ListParagraph"/>
        <w:numPr>
          <w:ilvl w:val="0"/>
          <w:numId w:val="31"/>
        </w:numPr>
      </w:pPr>
      <w:r>
        <w:t>Beleidsmatige keuzes</w:t>
      </w:r>
    </w:p>
    <w:p w14:paraId="77BB9924" w14:textId="77777777" w:rsidR="00E265AE" w:rsidRDefault="00E265AE" w:rsidP="00411345">
      <w:pPr>
        <w:pStyle w:val="ListParagraph"/>
        <w:numPr>
          <w:ilvl w:val="0"/>
          <w:numId w:val="31"/>
        </w:numPr>
      </w:pPr>
      <w:r>
        <w:t>Capaciteits- of prioriteringsconflicten</w:t>
      </w:r>
    </w:p>
    <w:p w14:paraId="7C6D72B1" w14:textId="77777777" w:rsidR="00BB514C" w:rsidRDefault="00BB514C" w:rsidP="00E265AE"/>
    <w:p w14:paraId="72EF049E" w14:textId="4A2EB1F2" w:rsidR="00E265AE" w:rsidRDefault="00E265AE" w:rsidP="00E265AE">
      <w:r>
        <w:t>Samenstelling TIMS</w:t>
      </w:r>
    </w:p>
    <w:p w14:paraId="56911C0E" w14:textId="77777777" w:rsidR="00E265AE" w:rsidRPr="00BB514C" w:rsidRDefault="00E265AE" w:rsidP="00411345">
      <w:pPr>
        <w:pStyle w:val="ListParagraph"/>
        <w:numPr>
          <w:ilvl w:val="0"/>
          <w:numId w:val="32"/>
        </w:numPr>
        <w:rPr>
          <w:lang w:val="en-US"/>
        </w:rPr>
      </w:pPr>
      <w:commentRangeStart w:id="89"/>
      <w:commentRangeStart w:id="90"/>
      <w:r w:rsidRPr="00BB514C">
        <w:rPr>
          <w:lang w:val="en-US"/>
        </w:rPr>
        <w:t>CIO</w:t>
      </w:r>
    </w:p>
    <w:p w14:paraId="17EE2C44" w14:textId="77777777" w:rsidR="00E265AE" w:rsidRPr="00BB514C" w:rsidRDefault="00E265AE" w:rsidP="00411345">
      <w:pPr>
        <w:pStyle w:val="ListParagraph"/>
        <w:numPr>
          <w:ilvl w:val="0"/>
          <w:numId w:val="32"/>
        </w:numPr>
        <w:rPr>
          <w:lang w:val="en-US"/>
        </w:rPr>
      </w:pPr>
      <w:r w:rsidRPr="00BB514C">
        <w:rPr>
          <w:lang w:val="en-US"/>
        </w:rPr>
        <w:t>CISO</w:t>
      </w:r>
    </w:p>
    <w:p w14:paraId="2724E4C0" w14:textId="77777777" w:rsidR="00E265AE" w:rsidRPr="00BB514C" w:rsidRDefault="00E265AE" w:rsidP="00411345">
      <w:pPr>
        <w:pStyle w:val="ListParagraph"/>
        <w:numPr>
          <w:ilvl w:val="0"/>
          <w:numId w:val="32"/>
        </w:numPr>
        <w:rPr>
          <w:lang w:val="en-US"/>
        </w:rPr>
      </w:pPr>
      <w:r w:rsidRPr="00BB514C">
        <w:rPr>
          <w:lang w:val="en-US"/>
        </w:rPr>
        <w:t>Concerncontroller</w:t>
      </w:r>
    </w:p>
    <w:p w14:paraId="4D686E7E" w14:textId="77777777" w:rsidR="00E265AE" w:rsidRPr="00BB514C" w:rsidRDefault="00E265AE" w:rsidP="00411345">
      <w:pPr>
        <w:pStyle w:val="ListParagraph"/>
        <w:numPr>
          <w:ilvl w:val="0"/>
          <w:numId w:val="32"/>
        </w:numPr>
        <w:rPr>
          <w:lang w:val="en-US"/>
        </w:rPr>
      </w:pPr>
      <w:r w:rsidRPr="00BB514C">
        <w:rPr>
          <w:lang w:val="en-US"/>
        </w:rPr>
        <w:t>CARM</w:t>
      </w:r>
    </w:p>
    <w:p w14:paraId="3A63C252" w14:textId="77777777" w:rsidR="00E265AE" w:rsidRPr="00BB514C" w:rsidRDefault="00E265AE" w:rsidP="00411345">
      <w:pPr>
        <w:pStyle w:val="ListParagraph"/>
        <w:numPr>
          <w:ilvl w:val="0"/>
          <w:numId w:val="32"/>
        </w:numPr>
        <w:rPr>
          <w:lang w:val="en-US"/>
        </w:rPr>
      </w:pPr>
      <w:r w:rsidRPr="00BB514C">
        <w:rPr>
          <w:lang w:val="en-US"/>
        </w:rPr>
        <w:t>BCM’er</w:t>
      </w:r>
    </w:p>
    <w:p w14:paraId="2022A8DF" w14:textId="77777777" w:rsidR="00E265AE" w:rsidRPr="00BB514C" w:rsidRDefault="00E265AE" w:rsidP="00411345">
      <w:pPr>
        <w:pStyle w:val="ListParagraph"/>
        <w:numPr>
          <w:ilvl w:val="0"/>
          <w:numId w:val="32"/>
        </w:numPr>
        <w:rPr>
          <w:lang w:val="en-US"/>
        </w:rPr>
      </w:pPr>
      <w:r w:rsidRPr="00BB514C">
        <w:rPr>
          <w:lang w:val="en-US"/>
        </w:rPr>
        <w:t>FG</w:t>
      </w:r>
    </w:p>
    <w:p w14:paraId="6CB527C2" w14:textId="77777777" w:rsidR="00E265AE" w:rsidRPr="00BB514C" w:rsidRDefault="00E265AE" w:rsidP="00411345">
      <w:pPr>
        <w:pStyle w:val="ListParagraph"/>
        <w:numPr>
          <w:ilvl w:val="0"/>
          <w:numId w:val="32"/>
        </w:numPr>
        <w:rPr>
          <w:lang w:val="en-US"/>
        </w:rPr>
      </w:pPr>
      <w:r w:rsidRPr="00BB514C">
        <w:rPr>
          <w:lang w:val="en-US"/>
        </w:rPr>
        <w:t>Manager IB&amp;P</w:t>
      </w:r>
    </w:p>
    <w:p w14:paraId="7CC338E1" w14:textId="77777777" w:rsidR="00E265AE" w:rsidRPr="00BB514C" w:rsidRDefault="00E265AE" w:rsidP="00411345">
      <w:pPr>
        <w:pStyle w:val="ListParagraph"/>
        <w:numPr>
          <w:ilvl w:val="0"/>
          <w:numId w:val="32"/>
        </w:numPr>
        <w:rPr>
          <w:lang w:val="en-US"/>
        </w:rPr>
      </w:pPr>
      <w:r w:rsidRPr="00BB514C">
        <w:rPr>
          <w:lang w:val="en-US"/>
        </w:rPr>
        <w:t>Interne accountant</w:t>
      </w:r>
      <w:commentRangeEnd w:id="89"/>
      <w:r w:rsidR="00FE10D7" w:rsidRPr="00BB514C">
        <w:rPr>
          <w:rStyle w:val="CommentReference"/>
          <w:sz w:val="24"/>
          <w:szCs w:val="24"/>
          <w:lang w:val="en-US"/>
        </w:rPr>
        <w:commentReference w:id="89"/>
      </w:r>
      <w:commentRangeEnd w:id="90"/>
      <w:r w:rsidRPr="00BB514C">
        <w:rPr>
          <w:rStyle w:val="CommentReference"/>
          <w:sz w:val="24"/>
          <w:szCs w:val="24"/>
          <w:lang w:val="en-US"/>
        </w:rPr>
        <w:commentReference w:id="90"/>
      </w:r>
    </w:p>
    <w:p w14:paraId="4686C111" w14:textId="77777777" w:rsidR="00BB514C" w:rsidRDefault="00BB514C" w:rsidP="00E265AE">
      <w:pPr>
        <w:rPr>
          <w:lang w:val="en-US"/>
        </w:rPr>
      </w:pPr>
    </w:p>
    <w:p w14:paraId="72178389" w14:textId="77777777" w:rsidR="00F60E6B" w:rsidRDefault="00F60E6B" w:rsidP="00E265AE">
      <w:pPr>
        <w:rPr>
          <w:lang w:val="en-US"/>
        </w:rPr>
      </w:pPr>
    </w:p>
    <w:p w14:paraId="686A163C" w14:textId="51F88803" w:rsidR="00E265AE" w:rsidRPr="00BB514C" w:rsidRDefault="00E265AE" w:rsidP="00E265AE">
      <w:pPr>
        <w:rPr>
          <w:b/>
          <w:bCs/>
          <w:lang w:val="en-US"/>
        </w:rPr>
      </w:pPr>
      <w:r w:rsidRPr="00BB514C">
        <w:rPr>
          <w:b/>
          <w:bCs/>
          <w:lang w:val="en-US"/>
        </w:rPr>
        <w:t>Frequentie</w:t>
      </w:r>
    </w:p>
    <w:p w14:paraId="48E3D76F" w14:textId="77777777" w:rsidR="00E265AE" w:rsidRDefault="00E265AE" w:rsidP="00E265AE">
      <w:r>
        <w:t>Het TIMS komt maandelijks bijeen.</w:t>
      </w:r>
    </w:p>
    <w:p w14:paraId="67CC9CC8" w14:textId="77777777" w:rsidR="00E265AE" w:rsidRDefault="00E265AE" w:rsidP="00E265AE">
      <w:r>
        <w:t>Bij verhoogd risicoprofiel kan de frequentie tijdelijk worden verhoogd.</w:t>
      </w:r>
    </w:p>
    <w:p w14:paraId="35873307" w14:textId="77777777" w:rsidR="00EC672C" w:rsidRDefault="00EC672C" w:rsidP="00DE32CD"/>
    <w:p w14:paraId="2847994D" w14:textId="3DCA129A" w:rsidR="00DE32CD" w:rsidRDefault="00DE32CD" w:rsidP="00DE32CD">
      <w:pPr>
        <w:pStyle w:val="Heading3"/>
      </w:pPr>
      <w:bookmarkStart w:id="91" w:name="_Toc224207859"/>
      <w:r>
        <w:t>Operationele sturing van het IMS</w:t>
      </w:r>
      <w:r w:rsidR="006A131D">
        <w:t xml:space="preserve"> (discipline eigenaar)</w:t>
      </w:r>
      <w:bookmarkEnd w:id="91"/>
    </w:p>
    <w:p w14:paraId="2EDE85FF" w14:textId="77777777" w:rsidR="005903AA" w:rsidRDefault="005903AA" w:rsidP="005903AA">
      <w:r>
        <w:t>De operationele sturing binnen het IMS is belegd bij discipline-eigenaren.</w:t>
      </w:r>
    </w:p>
    <w:p w14:paraId="29C75078" w14:textId="77777777" w:rsidR="005903AA" w:rsidRDefault="005903AA" w:rsidP="005903AA">
      <w:r>
        <w:t>Een discipline-eigenaar is integraal verantwoordelijk voor de werking van de PDCA-cyclus binnen zijn of haar domein.</w:t>
      </w:r>
    </w:p>
    <w:p w14:paraId="13D06462" w14:textId="77777777" w:rsidR="006F3B30" w:rsidRDefault="006F3B30" w:rsidP="005903AA">
      <w:pPr>
        <w:rPr>
          <w:b/>
          <w:bCs/>
        </w:rPr>
      </w:pPr>
    </w:p>
    <w:p w14:paraId="5E66D459" w14:textId="51F0894E" w:rsidR="005903AA" w:rsidRPr="005903AA" w:rsidRDefault="005903AA" w:rsidP="005903AA">
      <w:pPr>
        <w:rPr>
          <w:b/>
          <w:bCs/>
        </w:rPr>
      </w:pPr>
      <w:r w:rsidRPr="005903AA">
        <w:rPr>
          <w:b/>
          <w:bCs/>
        </w:rPr>
        <w:t>Verantwoordelijkheden discipline-eigenaar</w:t>
      </w:r>
    </w:p>
    <w:p w14:paraId="29ED427C" w14:textId="77777777" w:rsidR="005903AA" w:rsidRDefault="005903AA" w:rsidP="005903AA">
      <w:r>
        <w:t>De discipline-eigenaar:</w:t>
      </w:r>
    </w:p>
    <w:p w14:paraId="0E1C54F5" w14:textId="77777777" w:rsidR="005903AA" w:rsidRDefault="005903AA" w:rsidP="00411345">
      <w:pPr>
        <w:pStyle w:val="ListParagraph"/>
        <w:numPr>
          <w:ilvl w:val="0"/>
          <w:numId w:val="33"/>
        </w:numPr>
      </w:pPr>
      <w:r>
        <w:t>Borgt uitvoering van vastgesteld beleid</w:t>
      </w:r>
    </w:p>
    <w:p w14:paraId="6FF40089" w14:textId="77777777" w:rsidR="005903AA" w:rsidRDefault="005903AA" w:rsidP="00411345">
      <w:pPr>
        <w:pStyle w:val="ListParagraph"/>
        <w:numPr>
          <w:ilvl w:val="0"/>
          <w:numId w:val="33"/>
        </w:numPr>
      </w:pPr>
      <w:r>
        <w:t>Actualiseert het risicoprofiel binnen de discipline</w:t>
      </w:r>
    </w:p>
    <w:p w14:paraId="7EC5772F" w14:textId="77777777" w:rsidR="005903AA" w:rsidRDefault="005903AA" w:rsidP="00411345">
      <w:pPr>
        <w:pStyle w:val="ListParagraph"/>
        <w:numPr>
          <w:ilvl w:val="0"/>
          <w:numId w:val="33"/>
        </w:numPr>
      </w:pPr>
      <w:r>
        <w:t>Zorgt voor tijdige rapportage</w:t>
      </w:r>
    </w:p>
    <w:p w14:paraId="787A4A2B" w14:textId="77777777" w:rsidR="005903AA" w:rsidRDefault="005903AA" w:rsidP="00411345">
      <w:pPr>
        <w:pStyle w:val="ListParagraph"/>
        <w:numPr>
          <w:ilvl w:val="0"/>
          <w:numId w:val="33"/>
        </w:numPr>
      </w:pPr>
      <w:r>
        <w:t>Initieert verbetermaatregelen</w:t>
      </w:r>
    </w:p>
    <w:p w14:paraId="067C5CD2" w14:textId="77777777" w:rsidR="005903AA" w:rsidRDefault="005903AA" w:rsidP="00411345">
      <w:pPr>
        <w:pStyle w:val="ListParagraph"/>
        <w:numPr>
          <w:ilvl w:val="0"/>
          <w:numId w:val="33"/>
        </w:numPr>
      </w:pPr>
      <w:r>
        <w:t>Borgt opvolging van auditbevindingen</w:t>
      </w:r>
    </w:p>
    <w:p w14:paraId="6C0187E1" w14:textId="77777777" w:rsidR="005903AA" w:rsidRDefault="005903AA" w:rsidP="00411345">
      <w:pPr>
        <w:pStyle w:val="ListParagraph"/>
        <w:numPr>
          <w:ilvl w:val="0"/>
          <w:numId w:val="33"/>
        </w:numPr>
      </w:pPr>
      <w:r>
        <w:t>Escaleert restrisico’s of afwijkingen naar TIMS</w:t>
      </w:r>
    </w:p>
    <w:p w14:paraId="11C6A74C" w14:textId="77777777" w:rsidR="005903AA" w:rsidRDefault="005903AA" w:rsidP="00411345">
      <w:pPr>
        <w:pStyle w:val="ListParagraph"/>
        <w:numPr>
          <w:ilvl w:val="0"/>
          <w:numId w:val="33"/>
        </w:numPr>
      </w:pPr>
      <w:r>
        <w:t>Zorgt voor documentatie en registratie</w:t>
      </w:r>
    </w:p>
    <w:p w14:paraId="0D0CB919" w14:textId="2CC1B3B8" w:rsidR="005903AA" w:rsidRDefault="005903AA" w:rsidP="005903AA">
      <w:r>
        <w:t>De discipline-eigenaar kan operationele taken delegeren, maar blijft verantwoordelijk voor de beheersing binnen het domein.</w:t>
      </w:r>
    </w:p>
    <w:p w14:paraId="29070A2C" w14:textId="77777777" w:rsidR="005903AA" w:rsidRDefault="005903AA" w:rsidP="005903AA"/>
    <w:p w14:paraId="3C25A72F" w14:textId="77777777" w:rsidR="005903AA" w:rsidRPr="005903AA" w:rsidRDefault="005903AA" w:rsidP="005903AA">
      <w:pPr>
        <w:rPr>
          <w:b/>
          <w:bCs/>
        </w:rPr>
      </w:pPr>
      <w:r w:rsidRPr="005903AA">
        <w:rPr>
          <w:b/>
          <w:bCs/>
        </w:rPr>
        <w:t>Toewijzing discipline-eigenaren</w:t>
      </w:r>
    </w:p>
    <w:p w14:paraId="0B8B8B45" w14:textId="77777777" w:rsidR="005903AA" w:rsidRDefault="005903AA" w:rsidP="00411345">
      <w:pPr>
        <w:pStyle w:val="ListParagraph"/>
        <w:numPr>
          <w:ilvl w:val="0"/>
          <w:numId w:val="34"/>
        </w:numPr>
      </w:pPr>
      <w:r>
        <w:t>Business Continuity → BCM’er</w:t>
      </w:r>
    </w:p>
    <w:p w14:paraId="036A9DB4" w14:textId="77777777" w:rsidR="005903AA" w:rsidRDefault="005903AA" w:rsidP="00411345">
      <w:pPr>
        <w:pStyle w:val="ListParagraph"/>
        <w:numPr>
          <w:ilvl w:val="0"/>
          <w:numId w:val="34"/>
        </w:numPr>
      </w:pPr>
      <w:r>
        <w:t>Informatiebeveiliging → Manager IB&amp;P</w:t>
      </w:r>
    </w:p>
    <w:p w14:paraId="2C30A861" w14:textId="77777777" w:rsidR="005903AA" w:rsidRDefault="005903AA" w:rsidP="00411345">
      <w:pPr>
        <w:pStyle w:val="ListParagraph"/>
        <w:numPr>
          <w:ilvl w:val="0"/>
          <w:numId w:val="34"/>
        </w:numPr>
      </w:pPr>
      <w:r>
        <w:t>Privacy → Manager IB&amp;P</w:t>
      </w:r>
    </w:p>
    <w:p w14:paraId="61B86E99" w14:textId="77777777" w:rsidR="005903AA" w:rsidRDefault="005903AA" w:rsidP="005903AA">
      <w:r>
        <w:t>Bij samenloop van verantwoordelijkheden waarborgt het TIMS integrale afstemming.</w:t>
      </w:r>
    </w:p>
    <w:p w14:paraId="4C59E5B4" w14:textId="77777777" w:rsidR="002B6D2D" w:rsidRDefault="002B6D2D" w:rsidP="002B6D2D"/>
    <w:p w14:paraId="00544CC8" w14:textId="623A94B7" w:rsidR="00664EA0" w:rsidRDefault="00664EA0" w:rsidP="002B6D2D">
      <w:pPr>
        <w:pStyle w:val="Heading2"/>
      </w:pPr>
      <w:bookmarkStart w:id="92" w:name="_Toc224207860"/>
      <w:r>
        <w:t>Integratie met het Three Lines of Defence Model</w:t>
      </w:r>
      <w:bookmarkEnd w:id="92"/>
    </w:p>
    <w:p w14:paraId="3EDF37C5" w14:textId="073AB61B" w:rsidR="00664EA0" w:rsidRDefault="00664EA0" w:rsidP="00664EA0">
      <w:pPr>
        <w:pStyle w:val="Heading3"/>
      </w:pPr>
      <w:bookmarkStart w:id="93" w:name="_Toc224207861"/>
      <w:r>
        <w:t>Uitgangspunt</w:t>
      </w:r>
      <w:bookmarkEnd w:id="93"/>
    </w:p>
    <w:p w14:paraId="40A52AE4" w14:textId="77777777" w:rsidR="00375776" w:rsidRPr="00375776" w:rsidRDefault="00375776" w:rsidP="00375776">
      <w:r w:rsidRPr="00375776">
        <w:t>De gemeente hanteert het Three Lines of Defence-model als structuur voor verantwoordelijkheidsverdeling binnen het IMS.</w:t>
      </w:r>
    </w:p>
    <w:p w14:paraId="1B6B3F8D" w14:textId="77777777" w:rsidR="00375776" w:rsidRPr="00375776" w:rsidRDefault="00375776" w:rsidP="00375776">
      <w:r w:rsidRPr="00375776">
        <w:t>Het model waarborgt:</w:t>
      </w:r>
    </w:p>
    <w:p w14:paraId="7C71CC13" w14:textId="77777777" w:rsidR="00375776" w:rsidRPr="00375776" w:rsidRDefault="00375776" w:rsidP="00411345">
      <w:pPr>
        <w:numPr>
          <w:ilvl w:val="0"/>
          <w:numId w:val="49"/>
        </w:numPr>
      </w:pPr>
      <w:r w:rsidRPr="00375776">
        <w:t>Heldere rolverdeling</w:t>
      </w:r>
    </w:p>
    <w:p w14:paraId="34AEFC86" w14:textId="77777777" w:rsidR="00375776" w:rsidRPr="00375776" w:rsidRDefault="00375776" w:rsidP="00411345">
      <w:pPr>
        <w:numPr>
          <w:ilvl w:val="0"/>
          <w:numId w:val="49"/>
        </w:numPr>
      </w:pPr>
      <w:r w:rsidRPr="00375776">
        <w:t>Onafhankelijke toetsing</w:t>
      </w:r>
    </w:p>
    <w:p w14:paraId="381A71D4" w14:textId="77777777" w:rsidR="00375776" w:rsidRPr="00375776" w:rsidRDefault="00375776" w:rsidP="00411345">
      <w:pPr>
        <w:numPr>
          <w:ilvl w:val="0"/>
          <w:numId w:val="49"/>
        </w:numPr>
      </w:pPr>
      <w:r w:rsidRPr="00375776">
        <w:t>Voorkomen van belangenverstrengeling</w:t>
      </w:r>
    </w:p>
    <w:p w14:paraId="698DA0FD" w14:textId="77777777" w:rsidR="00375776" w:rsidRPr="00375776" w:rsidRDefault="00375776" w:rsidP="00411345">
      <w:pPr>
        <w:numPr>
          <w:ilvl w:val="0"/>
          <w:numId w:val="49"/>
        </w:numPr>
      </w:pPr>
      <w:r w:rsidRPr="00375776">
        <w:t>Transparante verantwoording</w:t>
      </w:r>
    </w:p>
    <w:p w14:paraId="3EF7C8EC" w14:textId="77777777" w:rsidR="00664EA0" w:rsidRDefault="00664EA0" w:rsidP="00664EA0"/>
    <w:p w14:paraId="1521693D" w14:textId="487B22A5" w:rsidR="00375776" w:rsidRDefault="00375776" w:rsidP="00375776">
      <w:pPr>
        <w:pStyle w:val="Heading3"/>
      </w:pPr>
      <w:bookmarkStart w:id="94" w:name="_Toc224207862"/>
      <w:r>
        <w:t>Eerste lijn – Uitvoering en eigenaarschap</w:t>
      </w:r>
      <w:bookmarkEnd w:id="94"/>
    </w:p>
    <w:p w14:paraId="5B87495B" w14:textId="77777777" w:rsidR="00375776" w:rsidRPr="00375776" w:rsidRDefault="00375776" w:rsidP="00375776">
      <w:r w:rsidRPr="00375776">
        <w:t>De eerste lijn bestaat uit:</w:t>
      </w:r>
    </w:p>
    <w:p w14:paraId="7015FC33" w14:textId="77777777" w:rsidR="00375776" w:rsidRPr="00375776" w:rsidRDefault="00375776" w:rsidP="00411345">
      <w:pPr>
        <w:numPr>
          <w:ilvl w:val="0"/>
          <w:numId w:val="50"/>
        </w:numPr>
      </w:pPr>
      <w:r w:rsidRPr="00375776">
        <w:t>Proceseigenaren</w:t>
      </w:r>
    </w:p>
    <w:p w14:paraId="1679300F" w14:textId="77777777" w:rsidR="00375776" w:rsidRPr="00375776" w:rsidRDefault="00375776" w:rsidP="00411345">
      <w:pPr>
        <w:numPr>
          <w:ilvl w:val="0"/>
          <w:numId w:val="50"/>
        </w:numPr>
      </w:pPr>
      <w:r w:rsidRPr="00375776">
        <w:t>Discipline-eigenaren</w:t>
      </w:r>
    </w:p>
    <w:p w14:paraId="423568EB" w14:textId="77777777" w:rsidR="00375776" w:rsidRPr="00375776" w:rsidRDefault="00375776" w:rsidP="00411345">
      <w:pPr>
        <w:numPr>
          <w:ilvl w:val="0"/>
          <w:numId w:val="50"/>
        </w:numPr>
      </w:pPr>
      <w:r w:rsidRPr="00375776">
        <w:t>Lijnmanagement</w:t>
      </w:r>
    </w:p>
    <w:p w14:paraId="1606E56D" w14:textId="77777777" w:rsidR="00375776" w:rsidRPr="00375776" w:rsidRDefault="00375776" w:rsidP="00375776">
      <w:r w:rsidRPr="00375776">
        <w:t>Zij zijn verantwoordelijk voor:</w:t>
      </w:r>
    </w:p>
    <w:p w14:paraId="219C4936" w14:textId="77777777" w:rsidR="00375776" w:rsidRPr="00375776" w:rsidRDefault="00375776" w:rsidP="00411345">
      <w:pPr>
        <w:numPr>
          <w:ilvl w:val="0"/>
          <w:numId w:val="51"/>
        </w:numPr>
      </w:pPr>
      <w:r w:rsidRPr="00375776">
        <w:t>Uitvoering van beleid</w:t>
      </w:r>
    </w:p>
    <w:p w14:paraId="03B16274" w14:textId="77777777" w:rsidR="00375776" w:rsidRPr="00375776" w:rsidRDefault="00375776" w:rsidP="00411345">
      <w:pPr>
        <w:numPr>
          <w:ilvl w:val="0"/>
          <w:numId w:val="51"/>
        </w:numPr>
      </w:pPr>
      <w:r w:rsidRPr="00375776">
        <w:t>Identificatie van risico’s</w:t>
      </w:r>
    </w:p>
    <w:p w14:paraId="471ABAB5" w14:textId="77777777" w:rsidR="00375776" w:rsidRPr="00375776" w:rsidRDefault="00375776" w:rsidP="00411345">
      <w:pPr>
        <w:numPr>
          <w:ilvl w:val="0"/>
          <w:numId w:val="51"/>
        </w:numPr>
      </w:pPr>
      <w:r w:rsidRPr="00375776">
        <w:t>Implementatie van beheersmaatregelen</w:t>
      </w:r>
    </w:p>
    <w:p w14:paraId="67797EEE" w14:textId="77777777" w:rsidR="00375776" w:rsidRPr="00375776" w:rsidRDefault="00375776" w:rsidP="00411345">
      <w:pPr>
        <w:numPr>
          <w:ilvl w:val="0"/>
          <w:numId w:val="51"/>
        </w:numPr>
      </w:pPr>
      <w:r w:rsidRPr="00375776">
        <w:t>Registratie van afwijkingen</w:t>
      </w:r>
    </w:p>
    <w:p w14:paraId="3B074DBF" w14:textId="77777777" w:rsidR="00375776" w:rsidRPr="00375776" w:rsidRDefault="00375776" w:rsidP="00411345">
      <w:pPr>
        <w:numPr>
          <w:ilvl w:val="0"/>
          <w:numId w:val="51"/>
        </w:numPr>
      </w:pPr>
      <w:r w:rsidRPr="00375776">
        <w:t>Rapportage aan TIMS</w:t>
      </w:r>
    </w:p>
    <w:p w14:paraId="223E77B3" w14:textId="77777777" w:rsidR="00375776" w:rsidRPr="00375776" w:rsidRDefault="00375776" w:rsidP="00375776">
      <w:r w:rsidRPr="00375776">
        <w:t>De eerste lijn is eigenaar van risico’s.</w:t>
      </w:r>
    </w:p>
    <w:p w14:paraId="3A3445C9" w14:textId="77777777" w:rsidR="00375776" w:rsidRDefault="00375776" w:rsidP="00375776"/>
    <w:p w14:paraId="33CC4FC1" w14:textId="04B1DDE2" w:rsidR="00375776" w:rsidRDefault="00375776" w:rsidP="00375776">
      <w:pPr>
        <w:pStyle w:val="Heading3"/>
      </w:pPr>
      <w:bookmarkStart w:id="95" w:name="_Toc224207863"/>
      <w:r>
        <w:t>Tweede lijn – kaderstelling en toezicht</w:t>
      </w:r>
      <w:bookmarkEnd w:id="95"/>
    </w:p>
    <w:p w14:paraId="0D409508" w14:textId="77777777" w:rsidR="00EA0D50" w:rsidRPr="00EA0D50" w:rsidRDefault="00EA0D50" w:rsidP="00EA0D50">
      <w:r w:rsidRPr="00EA0D50">
        <w:t>De tweede lijn bestaat uit functies die kaders stellen, adviseren en monitoren, waaronder:</w:t>
      </w:r>
    </w:p>
    <w:p w14:paraId="01A212B3" w14:textId="77777777" w:rsidR="00EA0D50" w:rsidRPr="00EA0D50" w:rsidRDefault="00EA0D50" w:rsidP="00411345">
      <w:pPr>
        <w:numPr>
          <w:ilvl w:val="0"/>
          <w:numId w:val="52"/>
        </w:numPr>
      </w:pPr>
      <w:r w:rsidRPr="00EA0D50">
        <w:t>CISO</w:t>
      </w:r>
    </w:p>
    <w:p w14:paraId="41B418BF" w14:textId="77777777" w:rsidR="00EA0D50" w:rsidRPr="00EA0D50" w:rsidRDefault="00EA0D50" w:rsidP="00411345">
      <w:pPr>
        <w:numPr>
          <w:ilvl w:val="0"/>
          <w:numId w:val="52"/>
        </w:numPr>
      </w:pPr>
      <w:r w:rsidRPr="00EA0D50">
        <w:t>Privacy Officer</w:t>
      </w:r>
    </w:p>
    <w:p w14:paraId="35262850" w14:textId="77777777" w:rsidR="00EA0D50" w:rsidRPr="00EA0D50" w:rsidRDefault="00EA0D50" w:rsidP="00411345">
      <w:pPr>
        <w:numPr>
          <w:ilvl w:val="0"/>
          <w:numId w:val="52"/>
        </w:numPr>
      </w:pPr>
      <w:r w:rsidRPr="00EA0D50">
        <w:t>BCM-coördinator</w:t>
      </w:r>
    </w:p>
    <w:p w14:paraId="13E54A99" w14:textId="77777777" w:rsidR="00EA0D50" w:rsidRDefault="00EA0D50" w:rsidP="00411345">
      <w:pPr>
        <w:numPr>
          <w:ilvl w:val="0"/>
          <w:numId w:val="52"/>
        </w:numPr>
      </w:pPr>
      <w:r w:rsidRPr="00EA0D50">
        <w:t>Concerncontroller (in control perspectief)</w:t>
      </w:r>
    </w:p>
    <w:p w14:paraId="6BFACCFD" w14:textId="08DE4D47" w:rsidR="00EA0D50" w:rsidRPr="00EA0D50" w:rsidRDefault="00EA0D50" w:rsidP="00411345">
      <w:pPr>
        <w:numPr>
          <w:ilvl w:val="0"/>
          <w:numId w:val="52"/>
        </w:numPr>
      </w:pPr>
      <w:r>
        <w:t>CARM</w:t>
      </w:r>
    </w:p>
    <w:p w14:paraId="5E6B98A3" w14:textId="77777777" w:rsidR="00EA0D50" w:rsidRPr="00EA0D50" w:rsidRDefault="00EA0D50" w:rsidP="00EA0D50">
      <w:r w:rsidRPr="00EA0D50">
        <w:t>De tweede lijn:</w:t>
      </w:r>
    </w:p>
    <w:p w14:paraId="60CB82E0" w14:textId="77777777" w:rsidR="00EA0D50" w:rsidRPr="00EA0D50" w:rsidRDefault="00EA0D50" w:rsidP="00411345">
      <w:pPr>
        <w:numPr>
          <w:ilvl w:val="0"/>
          <w:numId w:val="53"/>
        </w:numPr>
      </w:pPr>
      <w:r w:rsidRPr="00EA0D50">
        <w:t>Ontwikkelt beleidskaders</w:t>
      </w:r>
    </w:p>
    <w:p w14:paraId="7A68A729" w14:textId="77777777" w:rsidR="00EA0D50" w:rsidRPr="00EA0D50" w:rsidRDefault="00EA0D50" w:rsidP="00411345">
      <w:pPr>
        <w:numPr>
          <w:ilvl w:val="0"/>
          <w:numId w:val="53"/>
        </w:numPr>
      </w:pPr>
      <w:r w:rsidRPr="00EA0D50">
        <w:t>Ondersteunt bij risicobeoordeling</w:t>
      </w:r>
    </w:p>
    <w:p w14:paraId="1BE1BD4B" w14:textId="77777777" w:rsidR="00EA0D50" w:rsidRPr="00EA0D50" w:rsidRDefault="00EA0D50" w:rsidP="00411345">
      <w:pPr>
        <w:numPr>
          <w:ilvl w:val="0"/>
          <w:numId w:val="53"/>
        </w:numPr>
      </w:pPr>
      <w:r w:rsidRPr="00EA0D50">
        <w:t>Monitort naleving</w:t>
      </w:r>
    </w:p>
    <w:p w14:paraId="3E27A137" w14:textId="77777777" w:rsidR="00EA0D50" w:rsidRPr="00EA0D50" w:rsidRDefault="00EA0D50" w:rsidP="00411345">
      <w:pPr>
        <w:numPr>
          <w:ilvl w:val="0"/>
          <w:numId w:val="53"/>
        </w:numPr>
      </w:pPr>
      <w:r w:rsidRPr="00EA0D50">
        <w:t>Adviseert over escalatie</w:t>
      </w:r>
    </w:p>
    <w:p w14:paraId="116092F3" w14:textId="77777777" w:rsidR="00EA0D50" w:rsidRPr="00EA0D50" w:rsidRDefault="00EA0D50" w:rsidP="00411345">
      <w:pPr>
        <w:numPr>
          <w:ilvl w:val="0"/>
          <w:numId w:val="53"/>
        </w:numPr>
      </w:pPr>
      <w:r w:rsidRPr="00EA0D50">
        <w:t>Consolideert rapportages richting TIMS</w:t>
      </w:r>
    </w:p>
    <w:p w14:paraId="40F23132" w14:textId="77777777" w:rsidR="00EA0D50" w:rsidRDefault="00EA0D50" w:rsidP="00EA0D50">
      <w:r w:rsidRPr="00EA0D50">
        <w:t>De tweede lijn is niet verantwoordelijk voor operationele uitvoering</w:t>
      </w:r>
    </w:p>
    <w:p w14:paraId="726652A8" w14:textId="77777777" w:rsidR="00EA0D50" w:rsidRDefault="00EA0D50" w:rsidP="00EA0D50"/>
    <w:p w14:paraId="2D296E7B" w14:textId="2B7FD6FA" w:rsidR="00EA0D50" w:rsidRDefault="00EA0D50" w:rsidP="00EA0D50">
      <w:pPr>
        <w:pStyle w:val="Heading3"/>
      </w:pPr>
      <w:bookmarkStart w:id="96" w:name="_Toc224207864"/>
      <w:r>
        <w:t>Derde lijn – onafhankelijke toetsing</w:t>
      </w:r>
      <w:bookmarkEnd w:id="96"/>
    </w:p>
    <w:p w14:paraId="42D9B2A2" w14:textId="77777777" w:rsidR="006A5234" w:rsidRPr="006A5234" w:rsidRDefault="006A5234" w:rsidP="006A5234">
      <w:r w:rsidRPr="006A5234">
        <w:t>De derde lijn bestaat uit:</w:t>
      </w:r>
    </w:p>
    <w:p w14:paraId="34A6C9DE" w14:textId="77777777" w:rsidR="006A5234" w:rsidRPr="006A5234" w:rsidRDefault="006A5234" w:rsidP="00411345">
      <w:pPr>
        <w:numPr>
          <w:ilvl w:val="0"/>
          <w:numId w:val="54"/>
        </w:numPr>
      </w:pPr>
      <w:r w:rsidRPr="006A5234">
        <w:t>Interne auditfunctie</w:t>
      </w:r>
    </w:p>
    <w:p w14:paraId="7D9B1B64" w14:textId="77777777" w:rsidR="006A5234" w:rsidRPr="006A5234" w:rsidRDefault="006A5234" w:rsidP="00411345">
      <w:pPr>
        <w:numPr>
          <w:ilvl w:val="0"/>
          <w:numId w:val="54"/>
        </w:numPr>
      </w:pPr>
      <w:r w:rsidRPr="006A5234">
        <w:t>Interne accountant</w:t>
      </w:r>
    </w:p>
    <w:p w14:paraId="4276D20D" w14:textId="77777777" w:rsidR="006A5234" w:rsidRPr="006A5234" w:rsidRDefault="006A5234" w:rsidP="006A5234">
      <w:r w:rsidRPr="006A5234">
        <w:t>De derde lijn:</w:t>
      </w:r>
    </w:p>
    <w:p w14:paraId="636506FA" w14:textId="77777777" w:rsidR="006A5234" w:rsidRPr="006A5234" w:rsidRDefault="006A5234" w:rsidP="00411345">
      <w:pPr>
        <w:numPr>
          <w:ilvl w:val="0"/>
          <w:numId w:val="55"/>
        </w:numPr>
      </w:pPr>
      <w:r w:rsidRPr="006A5234">
        <w:t>Toetst onafhankelijk de effectiviteit van het IMS</w:t>
      </w:r>
    </w:p>
    <w:p w14:paraId="35C97EE3" w14:textId="77777777" w:rsidR="006A5234" w:rsidRPr="006A5234" w:rsidRDefault="006A5234" w:rsidP="00411345">
      <w:pPr>
        <w:numPr>
          <w:ilvl w:val="0"/>
          <w:numId w:val="55"/>
        </w:numPr>
      </w:pPr>
      <w:r w:rsidRPr="006A5234">
        <w:t>Beoordeelt naleving van beleid en normenkader</w:t>
      </w:r>
    </w:p>
    <w:p w14:paraId="0E158AAF" w14:textId="77777777" w:rsidR="006A5234" w:rsidRPr="006A5234" w:rsidRDefault="006A5234" w:rsidP="00411345">
      <w:pPr>
        <w:numPr>
          <w:ilvl w:val="0"/>
          <w:numId w:val="55"/>
        </w:numPr>
      </w:pPr>
      <w:r w:rsidRPr="006A5234">
        <w:t>Rapporteert rechtstreeks aan het directieteam</w:t>
      </w:r>
    </w:p>
    <w:p w14:paraId="6B76023C" w14:textId="77777777" w:rsidR="006A5234" w:rsidRPr="006A5234" w:rsidRDefault="006A5234" w:rsidP="00411345">
      <w:pPr>
        <w:numPr>
          <w:ilvl w:val="0"/>
          <w:numId w:val="55"/>
        </w:numPr>
      </w:pPr>
      <w:r w:rsidRPr="006A5234">
        <w:t>Doet aanbevelingen voor verbetering</w:t>
      </w:r>
    </w:p>
    <w:p w14:paraId="2940AD83" w14:textId="77777777" w:rsidR="006A5234" w:rsidRPr="006A5234" w:rsidRDefault="006A5234" w:rsidP="006A5234">
      <w:r w:rsidRPr="006A5234">
        <w:t>De derde lijn heeft geen uitvoerende of kaderstellende rol.</w:t>
      </w:r>
    </w:p>
    <w:p w14:paraId="270636EE" w14:textId="77777777" w:rsidR="00EA0D50" w:rsidRDefault="00EA0D50" w:rsidP="00EA0D50"/>
    <w:p w14:paraId="1E40D929" w14:textId="2FE4FC0C" w:rsidR="006A5234" w:rsidRDefault="006A5234" w:rsidP="006A5234">
      <w:pPr>
        <w:pStyle w:val="Heading3"/>
      </w:pPr>
      <w:bookmarkStart w:id="97" w:name="_Toc224207865"/>
      <w:r>
        <w:t>Relatie met SIMS en TIMS</w:t>
      </w:r>
      <w:bookmarkEnd w:id="97"/>
    </w:p>
    <w:p w14:paraId="255794A9" w14:textId="307F02D6" w:rsidR="00BC567A" w:rsidRPr="00BC567A" w:rsidRDefault="00BC567A" w:rsidP="00BC567A">
      <w:r w:rsidRPr="00BC567A">
        <w:t>Het Three Lines-model is geïntegreerd in de overlegstructuur</w:t>
      </w:r>
      <w:r>
        <w:t xml:space="preserve"> (zie ook 5.5)</w:t>
      </w:r>
      <w:r w:rsidRPr="00BC567A">
        <w:t>:</w:t>
      </w:r>
    </w:p>
    <w:p w14:paraId="2BEED284" w14:textId="77777777" w:rsidR="00BC567A" w:rsidRPr="00BC567A" w:rsidRDefault="00BC567A" w:rsidP="00411345">
      <w:pPr>
        <w:numPr>
          <w:ilvl w:val="0"/>
          <w:numId w:val="56"/>
        </w:numPr>
      </w:pPr>
      <w:r w:rsidRPr="00BC567A">
        <w:t>Discipline-eigenaren (1e lijn) rapporteren aan TIMS</w:t>
      </w:r>
    </w:p>
    <w:p w14:paraId="040ED17F" w14:textId="77777777" w:rsidR="00BC567A" w:rsidRPr="00BC567A" w:rsidRDefault="00BC567A" w:rsidP="00411345">
      <w:pPr>
        <w:numPr>
          <w:ilvl w:val="0"/>
          <w:numId w:val="56"/>
        </w:numPr>
      </w:pPr>
      <w:r w:rsidRPr="00BC567A">
        <w:t>Tweede lijn functies participeren in TIMS</w:t>
      </w:r>
    </w:p>
    <w:p w14:paraId="4787A9D0" w14:textId="77777777" w:rsidR="00BC567A" w:rsidRPr="00BC567A" w:rsidRDefault="00BC567A" w:rsidP="00411345">
      <w:pPr>
        <w:numPr>
          <w:ilvl w:val="0"/>
          <w:numId w:val="56"/>
        </w:numPr>
      </w:pPr>
      <w:r w:rsidRPr="00BC567A">
        <w:t>Derde lijn rapporteert onafhankelijk aan directieteam en deelt bevindingen met SIMS</w:t>
      </w:r>
    </w:p>
    <w:p w14:paraId="3A8A5EA3" w14:textId="77777777" w:rsidR="00BC567A" w:rsidRPr="00BC567A" w:rsidRDefault="00BC567A" w:rsidP="00BC567A">
      <w:r w:rsidRPr="00BC567A">
        <w:t>SIMS bewaakt de samenhang tussen de drie lijnen en ziet toe op onafhankelijke positionering van toezicht.</w:t>
      </w:r>
    </w:p>
    <w:p w14:paraId="47F7CAAD" w14:textId="77777777" w:rsidR="006A5234" w:rsidRPr="006A5234" w:rsidRDefault="006A5234" w:rsidP="006A5234"/>
    <w:p w14:paraId="3D620F66" w14:textId="7E83A9E3" w:rsidR="00375776" w:rsidRDefault="00BC567A" w:rsidP="00BC567A">
      <w:pPr>
        <w:pStyle w:val="Heading3"/>
      </w:pPr>
      <w:bookmarkStart w:id="98" w:name="_Toc224207866"/>
      <w:r>
        <w:t>Waarborgen van onafhankelijkheid</w:t>
      </w:r>
      <w:bookmarkEnd w:id="98"/>
    </w:p>
    <w:p w14:paraId="48D4F470" w14:textId="77777777" w:rsidR="00D601D0" w:rsidRPr="00D601D0" w:rsidRDefault="00D601D0" w:rsidP="00D601D0">
      <w:r w:rsidRPr="00D601D0">
        <w:t>Om rolvermenging te voorkomen:</w:t>
      </w:r>
    </w:p>
    <w:p w14:paraId="2CB23871" w14:textId="77777777" w:rsidR="00D601D0" w:rsidRPr="00D601D0" w:rsidRDefault="00D601D0" w:rsidP="00411345">
      <w:pPr>
        <w:numPr>
          <w:ilvl w:val="0"/>
          <w:numId w:val="57"/>
        </w:numPr>
      </w:pPr>
      <w:r w:rsidRPr="00D601D0">
        <w:t>De derde lijn neemt geen deel aan besluitvorming over risicobehandeling</w:t>
      </w:r>
    </w:p>
    <w:p w14:paraId="4C2C1307" w14:textId="77777777" w:rsidR="00D601D0" w:rsidRPr="00D601D0" w:rsidRDefault="00D601D0" w:rsidP="00411345">
      <w:pPr>
        <w:numPr>
          <w:ilvl w:val="0"/>
          <w:numId w:val="57"/>
        </w:numPr>
      </w:pPr>
      <w:r w:rsidRPr="00D601D0">
        <w:t>De tweede lijn is niet eindverantwoordelijk voor risicoacceptatie</w:t>
      </w:r>
    </w:p>
    <w:p w14:paraId="51E2D46D" w14:textId="77777777" w:rsidR="00D601D0" w:rsidRPr="00D601D0" w:rsidRDefault="00D601D0" w:rsidP="00411345">
      <w:pPr>
        <w:numPr>
          <w:ilvl w:val="0"/>
          <w:numId w:val="57"/>
        </w:numPr>
      </w:pPr>
      <w:r w:rsidRPr="00D601D0">
        <w:t>Risicoacceptatie vindt uitsluitend plaats op het daartoe gemandateerde bestuurlijke niveau</w:t>
      </w:r>
    </w:p>
    <w:p w14:paraId="05FC2E1F" w14:textId="52C8E88E" w:rsidR="00D601D0" w:rsidRPr="00D601D0" w:rsidRDefault="00D601D0" w:rsidP="00D601D0">
      <w:r w:rsidRPr="00D601D0">
        <w:t>Deze scheiding wordt periodiek geëvalueerd tijdens de</w:t>
      </w:r>
      <w:r>
        <w:t xml:space="preserve"> directiebeoordeling</w:t>
      </w:r>
      <w:r w:rsidRPr="00D601D0">
        <w:t>.</w:t>
      </w:r>
    </w:p>
    <w:p w14:paraId="7BDC730C" w14:textId="77777777" w:rsidR="00BC567A" w:rsidRPr="00375776" w:rsidRDefault="00BC567A" w:rsidP="00375776"/>
    <w:p w14:paraId="256E23DF" w14:textId="0F5D10A5" w:rsidR="002B6D2D" w:rsidRPr="002B6D2D" w:rsidRDefault="002B6D2D" w:rsidP="002B6D2D">
      <w:pPr>
        <w:pStyle w:val="Heading2"/>
      </w:pPr>
      <w:bookmarkStart w:id="99" w:name="_Toc224207867"/>
      <w:r>
        <w:t>Rapportagestructuren</w:t>
      </w:r>
      <w:bookmarkEnd w:id="99"/>
    </w:p>
    <w:p w14:paraId="10B4CEC2" w14:textId="77777777" w:rsidR="000179C2" w:rsidRPr="000179C2" w:rsidRDefault="000179C2" w:rsidP="000179C2">
      <w:r w:rsidRPr="000179C2">
        <w:t>De rapportagestructuur volgt de hiërarchie van het IMS en sluit aan op de PDCA-cyclus.</w:t>
      </w:r>
    </w:p>
    <w:p w14:paraId="036CA972" w14:textId="77777777" w:rsidR="000179C2" w:rsidRPr="000179C2" w:rsidRDefault="000179C2" w:rsidP="000179C2">
      <w:r w:rsidRPr="000179C2">
        <w:t>De rapportagelijnen waarborgen:</w:t>
      </w:r>
    </w:p>
    <w:p w14:paraId="7AAD1A08" w14:textId="77777777" w:rsidR="000179C2" w:rsidRPr="000179C2" w:rsidRDefault="000179C2" w:rsidP="00411345">
      <w:pPr>
        <w:numPr>
          <w:ilvl w:val="0"/>
          <w:numId w:val="35"/>
        </w:numPr>
      </w:pPr>
      <w:r w:rsidRPr="000179C2">
        <w:t>Transparantie</w:t>
      </w:r>
    </w:p>
    <w:p w14:paraId="5DCC97C5" w14:textId="77777777" w:rsidR="000179C2" w:rsidRPr="000179C2" w:rsidRDefault="000179C2" w:rsidP="00411345">
      <w:pPr>
        <w:numPr>
          <w:ilvl w:val="0"/>
          <w:numId w:val="35"/>
        </w:numPr>
      </w:pPr>
      <w:r w:rsidRPr="000179C2">
        <w:t>Tijdige signalering van risico’s</w:t>
      </w:r>
    </w:p>
    <w:p w14:paraId="0CE74BF1" w14:textId="77777777" w:rsidR="000179C2" w:rsidRPr="000179C2" w:rsidRDefault="000179C2" w:rsidP="00411345">
      <w:pPr>
        <w:numPr>
          <w:ilvl w:val="0"/>
          <w:numId w:val="35"/>
        </w:numPr>
      </w:pPr>
      <w:r w:rsidRPr="000179C2">
        <w:t>Bestuurlijke sturing</w:t>
      </w:r>
    </w:p>
    <w:p w14:paraId="20591B31" w14:textId="77777777" w:rsidR="000179C2" w:rsidRDefault="000179C2" w:rsidP="00411345">
      <w:pPr>
        <w:numPr>
          <w:ilvl w:val="0"/>
          <w:numId w:val="35"/>
        </w:numPr>
      </w:pPr>
      <w:r w:rsidRPr="000179C2">
        <w:t>Continue verbetering</w:t>
      </w:r>
    </w:p>
    <w:p w14:paraId="2C2D068F" w14:textId="77777777" w:rsidR="000A6D6F" w:rsidRDefault="000A6D6F" w:rsidP="000A6D6F"/>
    <w:p w14:paraId="4DB92E20" w14:textId="56382EC9" w:rsidR="00D324B6" w:rsidRDefault="000A6D6F" w:rsidP="00D324B6">
      <w:r>
        <w:t xml:space="preserve">Een formele escalatieprocedure is te vinden in bijlage </w:t>
      </w:r>
      <w:r w:rsidR="00D544E6">
        <w:t>2</w:t>
      </w:r>
      <w:r>
        <w:t>.</w:t>
      </w:r>
    </w:p>
    <w:p w14:paraId="1D5AAAFF" w14:textId="77777777" w:rsidR="00F60E6B" w:rsidRDefault="00F60E6B" w:rsidP="00D324B6"/>
    <w:p w14:paraId="607B9DFC" w14:textId="77777777" w:rsidR="00F60E6B" w:rsidRPr="000179C2" w:rsidRDefault="00F60E6B" w:rsidP="00D324B6"/>
    <w:p w14:paraId="2D824674" w14:textId="77777777" w:rsidR="000D4A98" w:rsidRDefault="000D4A98" w:rsidP="00E16BC3">
      <w:pPr>
        <w:pStyle w:val="Heading3"/>
        <w:sectPr w:rsidR="000D4A98" w:rsidSect="00FF5C00">
          <w:pgSz w:w="11906" w:h="16838"/>
          <w:pgMar w:top="1417" w:right="1417" w:bottom="1417" w:left="1417" w:header="708" w:footer="708" w:gutter="0"/>
          <w:cols w:space="708"/>
          <w:docGrid w:linePitch="360"/>
        </w:sectPr>
      </w:pPr>
    </w:p>
    <w:p w14:paraId="16E4E82F" w14:textId="17C5A911" w:rsidR="000179C2" w:rsidRDefault="00E16BC3" w:rsidP="00E16BC3">
      <w:pPr>
        <w:pStyle w:val="Heading3"/>
      </w:pPr>
      <w:bookmarkStart w:id="100" w:name="_Toc224207868"/>
      <w:r>
        <w:t>Rapportagelijn</w:t>
      </w:r>
      <w:bookmarkEnd w:id="100"/>
    </w:p>
    <w:p w14:paraId="43031984" w14:textId="59E54956" w:rsidR="00321178" w:rsidRPr="00321178" w:rsidRDefault="00321178" w:rsidP="00321178">
      <w:pPr>
        <w:jc w:val="left"/>
      </w:pPr>
      <w:r>
        <w:t xml:space="preserve">Rapportages over de werking van het IMS worden periodiek opgemaakt door de verschillende lagen, zie tabel hieronder. Deze rapportages omvatten niet de werking van de individuele beheersmaatregelen. Dit is onderdeel van de maatregel zelf (opzet-bestaan-werking). </w:t>
      </w:r>
      <w:commentRangeStart w:id="101"/>
      <w:r>
        <w:t>Een rapportage over de maatregelen wordt op operationeel niveau voorgelegd aan de discipline-eigenaren</w:t>
      </w:r>
      <w:commentRangeEnd w:id="101"/>
      <w:r w:rsidR="004A5CC4">
        <w:rPr>
          <w:rStyle w:val="CommentReference"/>
          <w:sz w:val="24"/>
          <w:szCs w:val="24"/>
        </w:rPr>
        <w:commentReference w:id="101"/>
      </w:r>
      <w:r>
        <w:t>, die een algemeen beeld meenemen in hun IMS-rapportage aan het TIMS</w:t>
      </w:r>
    </w:p>
    <w:tbl>
      <w:tblPr>
        <w:tblStyle w:val="ListTable4-Accent2"/>
        <w:tblpPr w:leftFromText="141" w:rightFromText="141" w:vertAnchor="page" w:horzAnchor="margin" w:tblpXSpec="center" w:tblpY="3565"/>
        <w:tblW w:w="14465" w:type="dxa"/>
        <w:tblLook w:val="04A0" w:firstRow="1" w:lastRow="0" w:firstColumn="1" w:lastColumn="0" w:noHBand="0" w:noVBand="1"/>
      </w:tblPr>
      <w:tblGrid>
        <w:gridCol w:w="3681"/>
        <w:gridCol w:w="2693"/>
        <w:gridCol w:w="2307"/>
        <w:gridCol w:w="5784"/>
      </w:tblGrid>
      <w:tr w:rsidR="00321178" w14:paraId="571C10E1" w14:textId="77777777" w:rsidTr="0032117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681" w:type="dxa"/>
          </w:tcPr>
          <w:p w14:paraId="01EAA43C" w14:textId="77777777" w:rsidR="00321178" w:rsidRDefault="00321178" w:rsidP="00321178">
            <w:pPr>
              <w:jc w:val="left"/>
              <w:rPr>
                <w:b w:val="0"/>
                <w:bCs w:val="0"/>
              </w:rPr>
            </w:pPr>
            <w:r>
              <w:rPr>
                <w:b w:val="0"/>
                <w:bCs w:val="0"/>
              </w:rPr>
              <w:t>Door:</w:t>
            </w:r>
          </w:p>
        </w:tc>
        <w:tc>
          <w:tcPr>
            <w:tcW w:w="2693" w:type="dxa"/>
          </w:tcPr>
          <w:p w14:paraId="21AB4054" w14:textId="77777777" w:rsidR="00321178" w:rsidRDefault="00321178" w:rsidP="00321178">
            <w:pPr>
              <w:jc w:val="left"/>
              <w:cnfStyle w:val="100000000000" w:firstRow="1" w:lastRow="0" w:firstColumn="0" w:lastColumn="0" w:oddVBand="0" w:evenVBand="0" w:oddHBand="0" w:evenHBand="0" w:firstRowFirstColumn="0" w:firstRowLastColumn="0" w:lastRowFirstColumn="0" w:lastRowLastColumn="0"/>
              <w:rPr>
                <w:b w:val="0"/>
                <w:bCs w:val="0"/>
              </w:rPr>
            </w:pPr>
            <w:r>
              <w:rPr>
                <w:b w:val="0"/>
                <w:bCs w:val="0"/>
              </w:rPr>
              <w:t>Aan</w:t>
            </w:r>
          </w:p>
        </w:tc>
        <w:tc>
          <w:tcPr>
            <w:tcW w:w="2307" w:type="dxa"/>
          </w:tcPr>
          <w:p w14:paraId="41CFA8A4" w14:textId="77777777" w:rsidR="00321178" w:rsidRDefault="00321178" w:rsidP="00321178">
            <w:pPr>
              <w:jc w:val="left"/>
              <w:cnfStyle w:val="100000000000" w:firstRow="1" w:lastRow="0" w:firstColumn="0" w:lastColumn="0" w:oddVBand="0" w:evenVBand="0" w:oddHBand="0" w:evenHBand="0" w:firstRowFirstColumn="0" w:firstRowLastColumn="0" w:lastRowFirstColumn="0" w:lastRowLastColumn="0"/>
              <w:rPr>
                <w:b w:val="0"/>
                <w:bCs w:val="0"/>
              </w:rPr>
            </w:pPr>
            <w:r>
              <w:rPr>
                <w:b w:val="0"/>
                <w:bCs w:val="0"/>
              </w:rPr>
              <w:t>Frequentie</w:t>
            </w:r>
          </w:p>
        </w:tc>
        <w:tc>
          <w:tcPr>
            <w:tcW w:w="5784" w:type="dxa"/>
          </w:tcPr>
          <w:p w14:paraId="5685690E" w14:textId="77777777" w:rsidR="00321178" w:rsidRDefault="00321178" w:rsidP="00321178">
            <w:pPr>
              <w:jc w:val="left"/>
              <w:cnfStyle w:val="100000000000" w:firstRow="1" w:lastRow="0" w:firstColumn="0" w:lastColumn="0" w:oddVBand="0" w:evenVBand="0" w:oddHBand="0" w:evenHBand="0" w:firstRowFirstColumn="0" w:firstRowLastColumn="0" w:lastRowFirstColumn="0" w:lastRowLastColumn="0"/>
              <w:rPr>
                <w:b w:val="0"/>
                <w:bCs w:val="0"/>
              </w:rPr>
            </w:pPr>
            <w:r>
              <w:rPr>
                <w:b w:val="0"/>
                <w:bCs w:val="0"/>
              </w:rPr>
              <w:t>Bevat:</w:t>
            </w:r>
          </w:p>
        </w:tc>
      </w:tr>
      <w:tr w:rsidR="00321178" w14:paraId="775A7648" w14:textId="77777777" w:rsidTr="0032117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681" w:type="dxa"/>
          </w:tcPr>
          <w:p w14:paraId="6AC07CED" w14:textId="534EAD47" w:rsidR="00321178" w:rsidRPr="00E712C3" w:rsidRDefault="006D66E4" w:rsidP="00321178">
            <w:pPr>
              <w:jc w:val="left"/>
            </w:pPr>
            <w:r>
              <w:t>Lijnmanagement</w:t>
            </w:r>
          </w:p>
        </w:tc>
        <w:tc>
          <w:tcPr>
            <w:tcW w:w="2693" w:type="dxa"/>
          </w:tcPr>
          <w:p w14:paraId="75856D3B" w14:textId="77777777" w:rsidR="00321178" w:rsidRPr="00E712C3" w:rsidRDefault="00321178" w:rsidP="00321178">
            <w:pPr>
              <w:jc w:val="left"/>
              <w:cnfStyle w:val="000000100000" w:firstRow="0" w:lastRow="0" w:firstColumn="0" w:lastColumn="0" w:oddVBand="0" w:evenVBand="0" w:oddHBand="1" w:evenHBand="0" w:firstRowFirstColumn="0" w:firstRowLastColumn="0" w:lastRowFirstColumn="0" w:lastRowLastColumn="0"/>
              <w:rPr>
                <w:b/>
                <w:bCs/>
              </w:rPr>
            </w:pPr>
            <w:r w:rsidRPr="00E712C3">
              <w:rPr>
                <w:b/>
                <w:bCs/>
              </w:rPr>
              <w:t>Discipline-eigenaar</w:t>
            </w:r>
          </w:p>
        </w:tc>
        <w:tc>
          <w:tcPr>
            <w:tcW w:w="2307" w:type="dxa"/>
          </w:tcPr>
          <w:p w14:paraId="1ABC682C" w14:textId="77777777" w:rsidR="00321178" w:rsidRPr="00E712C3" w:rsidRDefault="00321178" w:rsidP="00321178">
            <w:pPr>
              <w:jc w:val="left"/>
              <w:cnfStyle w:val="000000100000" w:firstRow="0" w:lastRow="0" w:firstColumn="0" w:lastColumn="0" w:oddVBand="0" w:evenVBand="0" w:oddHBand="1" w:evenHBand="0" w:firstRowFirstColumn="0" w:firstRowLastColumn="0" w:lastRowFirstColumn="0" w:lastRowLastColumn="0"/>
            </w:pPr>
            <w:r w:rsidRPr="00E712C3">
              <w:t>Tweewekelijks</w:t>
            </w:r>
          </w:p>
        </w:tc>
        <w:tc>
          <w:tcPr>
            <w:tcW w:w="5784" w:type="dxa"/>
          </w:tcPr>
          <w:p w14:paraId="48F51DA6" w14:textId="77777777" w:rsidR="00321178" w:rsidRDefault="00321178" w:rsidP="00411345">
            <w:pPr>
              <w:numPr>
                <w:ilvl w:val="0"/>
                <w:numId w:val="36"/>
              </w:numPr>
              <w:jc w:val="left"/>
              <w:cnfStyle w:val="000000100000" w:firstRow="0" w:lastRow="0" w:firstColumn="0" w:lastColumn="0" w:oddVBand="0" w:evenVBand="0" w:oddHBand="1" w:evenHBand="0" w:firstRowFirstColumn="0" w:firstRowLastColumn="0" w:lastRowFirstColumn="0" w:lastRowLastColumn="0"/>
            </w:pPr>
            <w:r w:rsidRPr="00E16BC3">
              <w:t>Status risico’s</w:t>
            </w:r>
          </w:p>
          <w:p w14:paraId="7FE87FF6" w14:textId="0E44ED7A" w:rsidR="006D66E4" w:rsidRPr="00E16BC3" w:rsidRDefault="006D66E4" w:rsidP="00411345">
            <w:pPr>
              <w:numPr>
                <w:ilvl w:val="0"/>
                <w:numId w:val="36"/>
              </w:numPr>
              <w:jc w:val="left"/>
              <w:cnfStyle w:val="000000100000" w:firstRow="0" w:lastRow="0" w:firstColumn="0" w:lastColumn="0" w:oddVBand="0" w:evenVBand="0" w:oddHBand="1" w:evenHBand="0" w:firstRowFirstColumn="0" w:firstRowLastColumn="0" w:lastRowFirstColumn="0" w:lastRowLastColumn="0"/>
            </w:pPr>
            <w:r>
              <w:t>Uitgevoerde beheersmaatregelen</w:t>
            </w:r>
          </w:p>
          <w:p w14:paraId="7E7F55F2" w14:textId="77777777" w:rsidR="00321178" w:rsidRPr="00E16BC3" w:rsidRDefault="00321178" w:rsidP="00411345">
            <w:pPr>
              <w:numPr>
                <w:ilvl w:val="0"/>
                <w:numId w:val="36"/>
              </w:numPr>
              <w:jc w:val="left"/>
              <w:cnfStyle w:val="000000100000" w:firstRow="0" w:lastRow="0" w:firstColumn="0" w:lastColumn="0" w:oddVBand="0" w:evenVBand="0" w:oddHBand="1" w:evenHBand="0" w:firstRowFirstColumn="0" w:firstRowLastColumn="0" w:lastRowFirstColumn="0" w:lastRowLastColumn="0"/>
            </w:pPr>
            <w:r w:rsidRPr="00E16BC3">
              <w:t>Afwijkingen en incidenten</w:t>
            </w:r>
          </w:p>
          <w:p w14:paraId="761133A6" w14:textId="77777777" w:rsidR="00321178" w:rsidRPr="00E16BC3" w:rsidRDefault="00321178" w:rsidP="00411345">
            <w:pPr>
              <w:numPr>
                <w:ilvl w:val="0"/>
                <w:numId w:val="36"/>
              </w:numPr>
              <w:jc w:val="left"/>
              <w:cnfStyle w:val="000000100000" w:firstRow="0" w:lastRow="0" w:firstColumn="0" w:lastColumn="0" w:oddVBand="0" w:evenVBand="0" w:oddHBand="1" w:evenHBand="0" w:firstRowFirstColumn="0" w:firstRowLastColumn="0" w:lastRowFirstColumn="0" w:lastRowLastColumn="0"/>
            </w:pPr>
            <w:r w:rsidRPr="00E16BC3">
              <w:t>Voortgang verbeteracties</w:t>
            </w:r>
          </w:p>
          <w:p w14:paraId="0CF7688F" w14:textId="77777777" w:rsidR="00321178" w:rsidRPr="00E16BC3" w:rsidRDefault="00321178" w:rsidP="00411345">
            <w:pPr>
              <w:numPr>
                <w:ilvl w:val="0"/>
                <w:numId w:val="36"/>
              </w:numPr>
              <w:jc w:val="left"/>
              <w:cnfStyle w:val="000000100000" w:firstRow="0" w:lastRow="0" w:firstColumn="0" w:lastColumn="0" w:oddVBand="0" w:evenVBand="0" w:oddHBand="1" w:evenHBand="0" w:firstRowFirstColumn="0" w:firstRowLastColumn="0" w:lastRowFirstColumn="0" w:lastRowLastColumn="0"/>
            </w:pPr>
            <w:r w:rsidRPr="00E16BC3">
              <w:t>Significante wijzigingen</w:t>
            </w:r>
          </w:p>
          <w:p w14:paraId="0A72F62B" w14:textId="77777777" w:rsidR="00321178" w:rsidRDefault="00321178" w:rsidP="00321178">
            <w:pPr>
              <w:jc w:val="left"/>
              <w:cnfStyle w:val="000000100000" w:firstRow="0" w:lastRow="0" w:firstColumn="0" w:lastColumn="0" w:oddVBand="0" w:evenVBand="0" w:oddHBand="1" w:evenHBand="0" w:firstRowFirstColumn="0" w:firstRowLastColumn="0" w:lastRowFirstColumn="0" w:lastRowLastColumn="0"/>
              <w:rPr>
                <w:b/>
                <w:bCs/>
              </w:rPr>
            </w:pPr>
          </w:p>
        </w:tc>
      </w:tr>
      <w:tr w:rsidR="00321178" w14:paraId="2F7AEA58" w14:textId="77777777" w:rsidTr="00321178">
        <w:tc>
          <w:tcPr>
            <w:cnfStyle w:val="001000000000" w:firstRow="0" w:lastRow="0" w:firstColumn="1" w:lastColumn="0" w:oddVBand="0" w:evenVBand="0" w:oddHBand="0" w:evenHBand="0" w:firstRowFirstColumn="0" w:firstRowLastColumn="0" w:lastRowFirstColumn="0" w:lastRowLastColumn="0"/>
            <w:tcW w:w="3681" w:type="dxa"/>
          </w:tcPr>
          <w:p w14:paraId="64789DDE" w14:textId="77777777" w:rsidR="00321178" w:rsidRPr="00E712C3" w:rsidRDefault="00321178" w:rsidP="00321178">
            <w:pPr>
              <w:jc w:val="left"/>
            </w:pPr>
            <w:r w:rsidRPr="00E712C3">
              <w:t>Discipline-eigenaar</w:t>
            </w:r>
          </w:p>
        </w:tc>
        <w:tc>
          <w:tcPr>
            <w:tcW w:w="2693" w:type="dxa"/>
          </w:tcPr>
          <w:p w14:paraId="024D3547" w14:textId="77777777" w:rsidR="00321178" w:rsidRPr="00E712C3" w:rsidRDefault="00321178" w:rsidP="00321178">
            <w:pPr>
              <w:jc w:val="left"/>
              <w:cnfStyle w:val="000000000000" w:firstRow="0" w:lastRow="0" w:firstColumn="0" w:lastColumn="0" w:oddVBand="0" w:evenVBand="0" w:oddHBand="0" w:evenHBand="0" w:firstRowFirstColumn="0" w:firstRowLastColumn="0" w:lastRowFirstColumn="0" w:lastRowLastColumn="0"/>
              <w:rPr>
                <w:b/>
                <w:bCs/>
              </w:rPr>
            </w:pPr>
            <w:r w:rsidRPr="00E712C3">
              <w:rPr>
                <w:b/>
                <w:bCs/>
              </w:rPr>
              <w:t>TIMS</w:t>
            </w:r>
          </w:p>
        </w:tc>
        <w:tc>
          <w:tcPr>
            <w:tcW w:w="2307" w:type="dxa"/>
          </w:tcPr>
          <w:p w14:paraId="6701A049" w14:textId="77777777" w:rsidR="00321178" w:rsidRPr="00E712C3" w:rsidRDefault="00321178" w:rsidP="00321178">
            <w:pPr>
              <w:jc w:val="left"/>
              <w:cnfStyle w:val="000000000000" w:firstRow="0" w:lastRow="0" w:firstColumn="0" w:lastColumn="0" w:oddVBand="0" w:evenVBand="0" w:oddHBand="0" w:evenHBand="0" w:firstRowFirstColumn="0" w:firstRowLastColumn="0" w:lastRowFirstColumn="0" w:lastRowLastColumn="0"/>
            </w:pPr>
            <w:r w:rsidRPr="00E712C3">
              <w:t>Maandelijks</w:t>
            </w:r>
          </w:p>
        </w:tc>
        <w:tc>
          <w:tcPr>
            <w:tcW w:w="5784" w:type="dxa"/>
          </w:tcPr>
          <w:p w14:paraId="446EF2E7" w14:textId="77777777" w:rsidR="00321178" w:rsidRPr="00EC76F7" w:rsidRDefault="00321178" w:rsidP="00411345">
            <w:pPr>
              <w:numPr>
                <w:ilvl w:val="0"/>
                <w:numId w:val="37"/>
              </w:numPr>
              <w:jc w:val="left"/>
              <w:cnfStyle w:val="000000000000" w:firstRow="0" w:lastRow="0" w:firstColumn="0" w:lastColumn="0" w:oddVBand="0" w:evenVBand="0" w:oddHBand="0" w:evenHBand="0" w:firstRowFirstColumn="0" w:firstRowLastColumn="0" w:lastRowFirstColumn="0" w:lastRowLastColumn="0"/>
            </w:pPr>
            <w:r w:rsidRPr="00EC76F7">
              <w:t>Geactualiseerd risicobeeld</w:t>
            </w:r>
          </w:p>
          <w:p w14:paraId="6F69655A" w14:textId="77777777" w:rsidR="00321178" w:rsidRPr="00321178" w:rsidRDefault="00321178" w:rsidP="00411345">
            <w:pPr>
              <w:numPr>
                <w:ilvl w:val="0"/>
                <w:numId w:val="37"/>
              </w:numPr>
              <w:jc w:val="left"/>
              <w:cnfStyle w:val="000000000000" w:firstRow="0" w:lastRow="0" w:firstColumn="0" w:lastColumn="0" w:oddVBand="0" w:evenVBand="0" w:oddHBand="0" w:evenHBand="0" w:firstRowFirstColumn="0" w:firstRowLastColumn="0" w:lastRowFirstColumn="0" w:lastRowLastColumn="0"/>
              <w:rPr>
                <w:highlight w:val="yellow"/>
              </w:rPr>
            </w:pPr>
            <w:r w:rsidRPr="00321178">
              <w:rPr>
                <w:highlight w:val="yellow"/>
              </w:rPr>
              <w:t>Algemeen beeld over status beheersmaatregelen</w:t>
            </w:r>
          </w:p>
          <w:p w14:paraId="39621AF1" w14:textId="77777777" w:rsidR="00321178" w:rsidRPr="00EC76F7" w:rsidRDefault="00321178" w:rsidP="00411345">
            <w:pPr>
              <w:numPr>
                <w:ilvl w:val="0"/>
                <w:numId w:val="37"/>
              </w:numPr>
              <w:jc w:val="left"/>
              <w:cnfStyle w:val="000000000000" w:firstRow="0" w:lastRow="0" w:firstColumn="0" w:lastColumn="0" w:oddVBand="0" w:evenVBand="0" w:oddHBand="0" w:evenHBand="0" w:firstRowFirstColumn="0" w:firstRowLastColumn="0" w:lastRowFirstColumn="0" w:lastRowLastColumn="0"/>
            </w:pPr>
            <w:r w:rsidRPr="00EC76F7">
              <w:t>Trendanalyse</w:t>
            </w:r>
          </w:p>
          <w:p w14:paraId="03B0631A" w14:textId="77777777" w:rsidR="00321178" w:rsidRPr="00EC76F7" w:rsidRDefault="00321178" w:rsidP="00411345">
            <w:pPr>
              <w:numPr>
                <w:ilvl w:val="0"/>
                <w:numId w:val="37"/>
              </w:numPr>
              <w:jc w:val="left"/>
              <w:cnfStyle w:val="000000000000" w:firstRow="0" w:lastRow="0" w:firstColumn="0" w:lastColumn="0" w:oddVBand="0" w:evenVBand="0" w:oddHBand="0" w:evenHBand="0" w:firstRowFirstColumn="0" w:firstRowLastColumn="0" w:lastRowFirstColumn="0" w:lastRowLastColumn="0"/>
            </w:pPr>
            <w:r w:rsidRPr="00EC76F7">
              <w:t>Voortgang doelstellingen</w:t>
            </w:r>
          </w:p>
          <w:p w14:paraId="20D67DDE" w14:textId="77777777" w:rsidR="00321178" w:rsidRPr="00EC76F7" w:rsidRDefault="00321178" w:rsidP="00411345">
            <w:pPr>
              <w:numPr>
                <w:ilvl w:val="0"/>
                <w:numId w:val="37"/>
              </w:numPr>
              <w:jc w:val="left"/>
              <w:cnfStyle w:val="000000000000" w:firstRow="0" w:lastRow="0" w:firstColumn="0" w:lastColumn="0" w:oddVBand="0" w:evenVBand="0" w:oddHBand="0" w:evenHBand="0" w:firstRowFirstColumn="0" w:firstRowLastColumn="0" w:lastRowFirstColumn="0" w:lastRowLastColumn="0"/>
            </w:pPr>
            <w:r w:rsidRPr="00EC76F7">
              <w:t>Auditbevindingen</w:t>
            </w:r>
          </w:p>
          <w:p w14:paraId="5FA76192" w14:textId="77777777" w:rsidR="00321178" w:rsidRPr="00EC76F7" w:rsidRDefault="00321178" w:rsidP="00411345">
            <w:pPr>
              <w:numPr>
                <w:ilvl w:val="0"/>
                <w:numId w:val="37"/>
              </w:numPr>
              <w:jc w:val="left"/>
              <w:cnfStyle w:val="000000000000" w:firstRow="0" w:lastRow="0" w:firstColumn="0" w:lastColumn="0" w:oddVBand="0" w:evenVBand="0" w:oddHBand="0" w:evenHBand="0" w:firstRowFirstColumn="0" w:firstRowLastColumn="0" w:lastRowFirstColumn="0" w:lastRowLastColumn="0"/>
            </w:pPr>
            <w:r w:rsidRPr="00EC76F7">
              <w:t>Escalaties</w:t>
            </w:r>
          </w:p>
          <w:p w14:paraId="33571986" w14:textId="77777777" w:rsidR="00321178" w:rsidRDefault="00321178" w:rsidP="00321178">
            <w:pPr>
              <w:jc w:val="left"/>
              <w:cnfStyle w:val="000000000000" w:firstRow="0" w:lastRow="0" w:firstColumn="0" w:lastColumn="0" w:oddVBand="0" w:evenVBand="0" w:oddHBand="0" w:evenHBand="0" w:firstRowFirstColumn="0" w:firstRowLastColumn="0" w:lastRowFirstColumn="0" w:lastRowLastColumn="0"/>
              <w:rPr>
                <w:b/>
                <w:bCs/>
              </w:rPr>
            </w:pPr>
          </w:p>
        </w:tc>
      </w:tr>
      <w:tr w:rsidR="00321178" w14:paraId="3E40A4E1" w14:textId="77777777" w:rsidTr="0032117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681" w:type="dxa"/>
          </w:tcPr>
          <w:p w14:paraId="197D0272" w14:textId="77777777" w:rsidR="00321178" w:rsidRPr="00E712C3" w:rsidRDefault="00321178" w:rsidP="00321178">
            <w:pPr>
              <w:jc w:val="left"/>
            </w:pPr>
            <w:r w:rsidRPr="00E712C3">
              <w:t>TIMS</w:t>
            </w:r>
          </w:p>
        </w:tc>
        <w:tc>
          <w:tcPr>
            <w:tcW w:w="2693" w:type="dxa"/>
          </w:tcPr>
          <w:p w14:paraId="6BD38609" w14:textId="77777777" w:rsidR="00321178" w:rsidRPr="00E712C3" w:rsidRDefault="00321178" w:rsidP="00321178">
            <w:pPr>
              <w:jc w:val="left"/>
              <w:cnfStyle w:val="000000100000" w:firstRow="0" w:lastRow="0" w:firstColumn="0" w:lastColumn="0" w:oddVBand="0" w:evenVBand="0" w:oddHBand="1" w:evenHBand="0" w:firstRowFirstColumn="0" w:firstRowLastColumn="0" w:lastRowFirstColumn="0" w:lastRowLastColumn="0"/>
              <w:rPr>
                <w:b/>
                <w:bCs/>
              </w:rPr>
            </w:pPr>
            <w:r w:rsidRPr="00E712C3">
              <w:rPr>
                <w:b/>
                <w:bCs/>
              </w:rPr>
              <w:t>SIMS</w:t>
            </w:r>
          </w:p>
        </w:tc>
        <w:tc>
          <w:tcPr>
            <w:tcW w:w="2307" w:type="dxa"/>
          </w:tcPr>
          <w:p w14:paraId="2CC9F112" w14:textId="77777777" w:rsidR="00321178" w:rsidRPr="00E712C3" w:rsidRDefault="00321178" w:rsidP="00321178">
            <w:pPr>
              <w:jc w:val="left"/>
              <w:cnfStyle w:val="000000100000" w:firstRow="0" w:lastRow="0" w:firstColumn="0" w:lastColumn="0" w:oddVBand="0" w:evenVBand="0" w:oddHBand="1" w:evenHBand="0" w:firstRowFirstColumn="0" w:firstRowLastColumn="0" w:lastRowFirstColumn="0" w:lastRowLastColumn="0"/>
            </w:pPr>
            <w:r w:rsidRPr="00E712C3">
              <w:t>Per Kwartaal</w:t>
            </w:r>
          </w:p>
        </w:tc>
        <w:tc>
          <w:tcPr>
            <w:tcW w:w="5784" w:type="dxa"/>
          </w:tcPr>
          <w:p w14:paraId="5A32054C" w14:textId="77777777" w:rsidR="00321178" w:rsidRPr="00E8484F" w:rsidRDefault="00321178" w:rsidP="00411345">
            <w:pPr>
              <w:numPr>
                <w:ilvl w:val="0"/>
                <w:numId w:val="38"/>
              </w:numPr>
              <w:jc w:val="left"/>
              <w:cnfStyle w:val="000000100000" w:firstRow="0" w:lastRow="0" w:firstColumn="0" w:lastColumn="0" w:oddVBand="0" w:evenVBand="0" w:oddHBand="1" w:evenHBand="0" w:firstRowFirstColumn="0" w:firstRowLastColumn="0" w:lastRowFirstColumn="0" w:lastRowLastColumn="0"/>
            </w:pPr>
            <w:commentRangeStart w:id="102"/>
            <w:commentRangeStart w:id="103"/>
            <w:r w:rsidRPr="00E8484F">
              <w:t>Geconsolideerd integraal risicoprofiel</w:t>
            </w:r>
          </w:p>
          <w:p w14:paraId="4C021292" w14:textId="77777777" w:rsidR="00321178" w:rsidRPr="00E8484F" w:rsidRDefault="00321178" w:rsidP="00411345">
            <w:pPr>
              <w:numPr>
                <w:ilvl w:val="0"/>
                <w:numId w:val="38"/>
              </w:numPr>
              <w:jc w:val="left"/>
              <w:cnfStyle w:val="000000100000" w:firstRow="0" w:lastRow="0" w:firstColumn="0" w:lastColumn="0" w:oddVBand="0" w:evenVBand="0" w:oddHBand="1" w:evenHBand="0" w:firstRowFirstColumn="0" w:firstRowLastColumn="0" w:lastRowFirstColumn="0" w:lastRowLastColumn="0"/>
            </w:pPr>
            <w:r w:rsidRPr="00E8484F">
              <w:t>Domeinoverstijgende risico’s</w:t>
            </w:r>
          </w:p>
          <w:p w14:paraId="068F3C57" w14:textId="77777777" w:rsidR="00321178" w:rsidRPr="00E8484F" w:rsidRDefault="00321178" w:rsidP="00411345">
            <w:pPr>
              <w:numPr>
                <w:ilvl w:val="0"/>
                <w:numId w:val="38"/>
              </w:numPr>
              <w:jc w:val="left"/>
              <w:cnfStyle w:val="000000100000" w:firstRow="0" w:lastRow="0" w:firstColumn="0" w:lastColumn="0" w:oddVBand="0" w:evenVBand="0" w:oddHBand="1" w:evenHBand="0" w:firstRowFirstColumn="0" w:firstRowLastColumn="0" w:lastRowFirstColumn="0" w:lastRowLastColumn="0"/>
            </w:pPr>
            <w:r w:rsidRPr="00E8484F">
              <w:t>Strategische aandachtspunten</w:t>
            </w:r>
          </w:p>
          <w:p w14:paraId="400A8C27" w14:textId="77777777" w:rsidR="00321178" w:rsidRPr="00E8484F" w:rsidRDefault="00321178" w:rsidP="00411345">
            <w:pPr>
              <w:numPr>
                <w:ilvl w:val="0"/>
                <w:numId w:val="38"/>
              </w:numPr>
              <w:jc w:val="left"/>
              <w:cnfStyle w:val="000000100000" w:firstRow="0" w:lastRow="0" w:firstColumn="0" w:lastColumn="0" w:oddVBand="0" w:evenVBand="0" w:oddHBand="1" w:evenHBand="0" w:firstRowFirstColumn="0" w:firstRowLastColumn="0" w:lastRowFirstColumn="0" w:lastRowLastColumn="0"/>
            </w:pPr>
            <w:r w:rsidRPr="00E8484F">
              <w:t>Voortgang IMS-doelstellingen</w:t>
            </w:r>
          </w:p>
          <w:p w14:paraId="6FAF96FF" w14:textId="77777777" w:rsidR="00321178" w:rsidRPr="00A23F68" w:rsidRDefault="00321178" w:rsidP="00411345">
            <w:pPr>
              <w:numPr>
                <w:ilvl w:val="0"/>
                <w:numId w:val="38"/>
              </w:numPr>
              <w:jc w:val="left"/>
              <w:cnfStyle w:val="000000100000" w:firstRow="0" w:lastRow="0" w:firstColumn="0" w:lastColumn="0" w:oddVBand="0" w:evenVBand="0" w:oddHBand="1" w:evenHBand="0" w:firstRowFirstColumn="0" w:firstRowLastColumn="0" w:lastRowFirstColumn="0" w:lastRowLastColumn="0"/>
            </w:pPr>
            <w:r w:rsidRPr="00E8484F">
              <w:t>Advies over restrisicoacceptatie</w:t>
            </w:r>
            <w:commentRangeEnd w:id="102"/>
            <w:r w:rsidR="0011516C" w:rsidRPr="00A23F68">
              <w:rPr>
                <w:rStyle w:val="CommentReference"/>
                <w:sz w:val="24"/>
                <w:szCs w:val="24"/>
              </w:rPr>
              <w:commentReference w:id="102"/>
            </w:r>
            <w:commentRangeEnd w:id="103"/>
            <w:r w:rsidR="00E63B37" w:rsidRPr="00A23F68">
              <w:rPr>
                <w:rStyle w:val="CommentReference"/>
                <w:sz w:val="24"/>
                <w:szCs w:val="24"/>
              </w:rPr>
              <w:commentReference w:id="103"/>
            </w:r>
          </w:p>
        </w:tc>
      </w:tr>
      <w:tr w:rsidR="00321178" w14:paraId="0B7C16AB" w14:textId="77777777" w:rsidTr="00321178">
        <w:tc>
          <w:tcPr>
            <w:cnfStyle w:val="001000000000" w:firstRow="0" w:lastRow="0" w:firstColumn="1" w:lastColumn="0" w:oddVBand="0" w:evenVBand="0" w:oddHBand="0" w:evenHBand="0" w:firstRowFirstColumn="0" w:firstRowLastColumn="0" w:lastRowFirstColumn="0" w:lastRowLastColumn="0"/>
            <w:tcW w:w="3681" w:type="dxa"/>
          </w:tcPr>
          <w:p w14:paraId="51022979" w14:textId="77777777" w:rsidR="00321178" w:rsidRPr="00E712C3" w:rsidRDefault="00321178" w:rsidP="00321178">
            <w:pPr>
              <w:jc w:val="left"/>
            </w:pPr>
            <w:r w:rsidRPr="00E712C3">
              <w:t>SIMS</w:t>
            </w:r>
          </w:p>
        </w:tc>
        <w:tc>
          <w:tcPr>
            <w:tcW w:w="2693" w:type="dxa"/>
          </w:tcPr>
          <w:p w14:paraId="5AFDE9B6" w14:textId="77777777" w:rsidR="00321178" w:rsidRDefault="00321178" w:rsidP="00321178">
            <w:pPr>
              <w:jc w:val="left"/>
              <w:cnfStyle w:val="000000000000" w:firstRow="0" w:lastRow="0" w:firstColumn="0" w:lastColumn="0" w:oddVBand="0" w:evenVBand="0" w:oddHBand="0" w:evenHBand="0" w:firstRowFirstColumn="0" w:firstRowLastColumn="0" w:lastRowFirstColumn="0" w:lastRowLastColumn="0"/>
              <w:rPr>
                <w:b/>
                <w:bCs/>
              </w:rPr>
            </w:pPr>
            <w:r>
              <w:rPr>
                <w:b/>
                <w:bCs/>
              </w:rPr>
              <w:t>Directieteam</w:t>
            </w:r>
          </w:p>
        </w:tc>
        <w:tc>
          <w:tcPr>
            <w:tcW w:w="2307" w:type="dxa"/>
          </w:tcPr>
          <w:p w14:paraId="59FBD464" w14:textId="77777777" w:rsidR="00321178" w:rsidRDefault="00321178" w:rsidP="00321178">
            <w:pPr>
              <w:jc w:val="left"/>
              <w:cnfStyle w:val="000000000000" w:firstRow="0" w:lastRow="0" w:firstColumn="0" w:lastColumn="0" w:oddVBand="0" w:evenVBand="0" w:oddHBand="0" w:evenHBand="0" w:firstRowFirstColumn="0" w:firstRowLastColumn="0" w:lastRowFirstColumn="0" w:lastRowLastColumn="0"/>
              <w:rPr>
                <w:b/>
                <w:bCs/>
              </w:rPr>
            </w:pPr>
            <w:r>
              <w:t>Tweemaal per jaar. Samen met de risicoanalyse of samen met de directiebeoordeling.</w:t>
            </w:r>
          </w:p>
        </w:tc>
        <w:tc>
          <w:tcPr>
            <w:tcW w:w="5784" w:type="dxa"/>
          </w:tcPr>
          <w:p w14:paraId="2D0FE209" w14:textId="77777777" w:rsidR="00321178" w:rsidRPr="000C01A4" w:rsidRDefault="00321178" w:rsidP="00411345">
            <w:pPr>
              <w:numPr>
                <w:ilvl w:val="0"/>
                <w:numId w:val="39"/>
              </w:numPr>
              <w:jc w:val="left"/>
              <w:cnfStyle w:val="000000000000" w:firstRow="0" w:lastRow="0" w:firstColumn="0" w:lastColumn="0" w:oddVBand="0" w:evenVBand="0" w:oddHBand="0" w:evenHBand="0" w:firstRowFirstColumn="0" w:firstRowLastColumn="0" w:lastRowFirstColumn="0" w:lastRowLastColumn="0"/>
            </w:pPr>
            <w:r w:rsidRPr="000C01A4">
              <w:t>Strategisch risicobeeld</w:t>
            </w:r>
          </w:p>
          <w:p w14:paraId="555F47B6" w14:textId="77777777" w:rsidR="00321178" w:rsidRPr="000C01A4" w:rsidRDefault="00321178" w:rsidP="00411345">
            <w:pPr>
              <w:numPr>
                <w:ilvl w:val="0"/>
                <w:numId w:val="39"/>
              </w:numPr>
              <w:jc w:val="left"/>
              <w:cnfStyle w:val="000000000000" w:firstRow="0" w:lastRow="0" w:firstColumn="0" w:lastColumn="0" w:oddVBand="0" w:evenVBand="0" w:oddHBand="0" w:evenHBand="0" w:firstRowFirstColumn="0" w:firstRowLastColumn="0" w:lastRowFirstColumn="0" w:lastRowLastColumn="0"/>
            </w:pPr>
            <w:r w:rsidRPr="000C01A4">
              <w:t>Evaluatie effectiviteit IMS</w:t>
            </w:r>
          </w:p>
          <w:p w14:paraId="434F0628" w14:textId="77777777" w:rsidR="00321178" w:rsidRPr="000C01A4" w:rsidRDefault="00321178" w:rsidP="00411345">
            <w:pPr>
              <w:numPr>
                <w:ilvl w:val="0"/>
                <w:numId w:val="39"/>
              </w:numPr>
              <w:jc w:val="left"/>
              <w:cnfStyle w:val="000000000000" w:firstRow="0" w:lastRow="0" w:firstColumn="0" w:lastColumn="0" w:oddVBand="0" w:evenVBand="0" w:oddHBand="0" w:evenHBand="0" w:firstRowFirstColumn="0" w:firstRowLastColumn="0" w:lastRowFirstColumn="0" w:lastRowLastColumn="0"/>
            </w:pPr>
            <w:r w:rsidRPr="000C01A4">
              <w:t>Voorgestelde beleidsaanpassingen</w:t>
            </w:r>
          </w:p>
          <w:p w14:paraId="49ABFBBB" w14:textId="77777777" w:rsidR="00321178" w:rsidRPr="000C01A4" w:rsidRDefault="00321178" w:rsidP="00411345">
            <w:pPr>
              <w:numPr>
                <w:ilvl w:val="0"/>
                <w:numId w:val="39"/>
              </w:numPr>
              <w:jc w:val="left"/>
              <w:cnfStyle w:val="000000000000" w:firstRow="0" w:lastRow="0" w:firstColumn="0" w:lastColumn="0" w:oddVBand="0" w:evenVBand="0" w:oddHBand="0" w:evenHBand="0" w:firstRowFirstColumn="0" w:firstRowLastColumn="0" w:lastRowFirstColumn="0" w:lastRowLastColumn="0"/>
            </w:pPr>
            <w:r w:rsidRPr="000C01A4">
              <w:t>Overzicht restrisico’s</w:t>
            </w:r>
          </w:p>
          <w:p w14:paraId="65E50E8C" w14:textId="77777777" w:rsidR="00321178" w:rsidRDefault="00321178" w:rsidP="00411345">
            <w:pPr>
              <w:numPr>
                <w:ilvl w:val="0"/>
                <w:numId w:val="39"/>
              </w:numPr>
              <w:jc w:val="left"/>
              <w:cnfStyle w:val="000000000000" w:firstRow="0" w:lastRow="0" w:firstColumn="0" w:lastColumn="0" w:oddVBand="0" w:evenVBand="0" w:oddHBand="0" w:evenHBand="0" w:firstRowFirstColumn="0" w:firstRowLastColumn="0" w:lastRowFirstColumn="0" w:lastRowLastColumn="0"/>
            </w:pPr>
            <w:r w:rsidRPr="000C01A4">
              <w:t xml:space="preserve">Conclusies </w:t>
            </w:r>
            <w:r>
              <w:t>directiebeoordeling</w:t>
            </w:r>
          </w:p>
          <w:p w14:paraId="1F6BF3FE" w14:textId="77777777" w:rsidR="00321178" w:rsidRPr="00C04775" w:rsidRDefault="00321178" w:rsidP="00411345">
            <w:pPr>
              <w:numPr>
                <w:ilvl w:val="0"/>
                <w:numId w:val="39"/>
              </w:numPr>
              <w:jc w:val="left"/>
              <w:cnfStyle w:val="000000000000" w:firstRow="0" w:lastRow="0" w:firstColumn="0" w:lastColumn="0" w:oddVBand="0" w:evenVBand="0" w:oddHBand="0" w:evenHBand="0" w:firstRowFirstColumn="0" w:firstRowLastColumn="0" w:lastRowFirstColumn="0" w:lastRowLastColumn="0"/>
            </w:pPr>
            <w:r>
              <w:t>Inclusief onafhankelijk oordeel van FG</w:t>
            </w:r>
          </w:p>
        </w:tc>
      </w:tr>
      <w:tr w:rsidR="00321178" w14:paraId="1D1A76E2" w14:textId="77777777" w:rsidTr="0032117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681" w:type="dxa"/>
          </w:tcPr>
          <w:p w14:paraId="327E44DC" w14:textId="77777777" w:rsidR="00321178" w:rsidRDefault="00321178" w:rsidP="00321178">
            <w:pPr>
              <w:jc w:val="left"/>
              <w:rPr>
                <w:b w:val="0"/>
                <w:bCs w:val="0"/>
              </w:rPr>
            </w:pPr>
          </w:p>
        </w:tc>
        <w:tc>
          <w:tcPr>
            <w:tcW w:w="2693" w:type="dxa"/>
          </w:tcPr>
          <w:p w14:paraId="3124823E" w14:textId="77777777" w:rsidR="00321178" w:rsidRDefault="00321178" w:rsidP="00321178">
            <w:pPr>
              <w:jc w:val="left"/>
              <w:cnfStyle w:val="000000100000" w:firstRow="0" w:lastRow="0" w:firstColumn="0" w:lastColumn="0" w:oddVBand="0" w:evenVBand="0" w:oddHBand="1" w:evenHBand="0" w:firstRowFirstColumn="0" w:firstRowLastColumn="0" w:lastRowFirstColumn="0" w:lastRowLastColumn="0"/>
              <w:rPr>
                <w:b/>
                <w:bCs/>
              </w:rPr>
            </w:pPr>
          </w:p>
        </w:tc>
        <w:tc>
          <w:tcPr>
            <w:tcW w:w="2307" w:type="dxa"/>
          </w:tcPr>
          <w:p w14:paraId="60A54197" w14:textId="77777777" w:rsidR="00321178" w:rsidRDefault="00321178" w:rsidP="00321178">
            <w:pPr>
              <w:jc w:val="left"/>
              <w:cnfStyle w:val="000000100000" w:firstRow="0" w:lastRow="0" w:firstColumn="0" w:lastColumn="0" w:oddVBand="0" w:evenVBand="0" w:oddHBand="1" w:evenHBand="0" w:firstRowFirstColumn="0" w:firstRowLastColumn="0" w:lastRowFirstColumn="0" w:lastRowLastColumn="0"/>
              <w:rPr>
                <w:b/>
                <w:bCs/>
              </w:rPr>
            </w:pPr>
          </w:p>
        </w:tc>
        <w:tc>
          <w:tcPr>
            <w:tcW w:w="5784" w:type="dxa"/>
          </w:tcPr>
          <w:p w14:paraId="3ED2191E" w14:textId="77777777" w:rsidR="00321178" w:rsidRDefault="00321178" w:rsidP="00321178">
            <w:pPr>
              <w:jc w:val="left"/>
              <w:cnfStyle w:val="000000100000" w:firstRow="0" w:lastRow="0" w:firstColumn="0" w:lastColumn="0" w:oddVBand="0" w:evenVBand="0" w:oddHBand="1" w:evenHBand="0" w:firstRowFirstColumn="0" w:firstRowLastColumn="0" w:lastRowFirstColumn="0" w:lastRowLastColumn="0"/>
              <w:rPr>
                <w:b/>
                <w:bCs/>
              </w:rPr>
            </w:pPr>
          </w:p>
        </w:tc>
      </w:tr>
    </w:tbl>
    <w:p w14:paraId="5C3AE24C" w14:textId="77777777" w:rsidR="00E00155" w:rsidRPr="00E00155" w:rsidRDefault="00E00155" w:rsidP="00E00155"/>
    <w:p w14:paraId="562B9584" w14:textId="071BB241" w:rsidR="008C62F3" w:rsidRPr="000C01A4" w:rsidRDefault="008C62F3" w:rsidP="007B089D"/>
    <w:p w14:paraId="20C4AFAB" w14:textId="77777777" w:rsidR="000C01A4" w:rsidRDefault="000C01A4" w:rsidP="00526744"/>
    <w:p w14:paraId="79D599C1" w14:textId="77777777" w:rsidR="000D4A98" w:rsidRDefault="000D4A98" w:rsidP="000354A2">
      <w:pPr>
        <w:pStyle w:val="Heading1"/>
        <w:sectPr w:rsidR="000D4A98" w:rsidSect="000D4A98">
          <w:pgSz w:w="16838" w:h="11906" w:orient="landscape"/>
          <w:pgMar w:top="1417" w:right="1417" w:bottom="1417" w:left="1417" w:header="708" w:footer="708" w:gutter="0"/>
          <w:cols w:space="708"/>
          <w:docGrid w:linePitch="360"/>
        </w:sectPr>
      </w:pPr>
    </w:p>
    <w:p w14:paraId="63424AF7" w14:textId="2CD8314A" w:rsidR="00526744" w:rsidRDefault="000354A2" w:rsidP="000354A2">
      <w:pPr>
        <w:pStyle w:val="Heading1"/>
      </w:pPr>
      <w:bookmarkStart w:id="105" w:name="_Toc224207869"/>
      <w:r>
        <w:t>Planning</w:t>
      </w:r>
      <w:bookmarkEnd w:id="105"/>
    </w:p>
    <w:p w14:paraId="2E20F9F7" w14:textId="4D649E9F" w:rsidR="001A77E9" w:rsidRDefault="001A77E9" w:rsidP="001A77E9">
      <w:r>
        <w:t>Dit hoofdstuk beschrijft hoe de Gemeente</w:t>
      </w:r>
      <w:r w:rsidR="007403FD">
        <w:t xml:space="preserve"> Leiden</w:t>
      </w:r>
      <w:r>
        <w:t xml:space="preserve"> het IMS planmatig inricht, aanstuurt en ontwikkelt. Planning binnen het IMS is risicogestuurd en sluit aan bij de strategische doelstellingen van de organisatie.</w:t>
      </w:r>
    </w:p>
    <w:p w14:paraId="34F27452" w14:textId="5BCA4F83" w:rsidR="001A77E9" w:rsidRDefault="001A77E9" w:rsidP="001A77E9">
      <w:r>
        <w:t>Het planningsproces borgt dat:</w:t>
      </w:r>
    </w:p>
    <w:p w14:paraId="4D823143" w14:textId="5453CAFC" w:rsidR="001A77E9" w:rsidRDefault="001A77E9" w:rsidP="00411345">
      <w:pPr>
        <w:pStyle w:val="ListParagraph"/>
        <w:numPr>
          <w:ilvl w:val="0"/>
          <w:numId w:val="62"/>
        </w:numPr>
      </w:pPr>
      <w:r>
        <w:t>Risico’s systematisch worden geïdentificeerd en beoordeeld</w:t>
      </w:r>
    </w:p>
    <w:p w14:paraId="613D3C66" w14:textId="58E91E4E" w:rsidR="001A77E9" w:rsidRDefault="001A77E9" w:rsidP="00411345">
      <w:pPr>
        <w:pStyle w:val="ListParagraph"/>
        <w:numPr>
          <w:ilvl w:val="0"/>
          <w:numId w:val="62"/>
        </w:numPr>
      </w:pPr>
      <w:r>
        <w:t>Kansen worden benut</w:t>
      </w:r>
    </w:p>
    <w:p w14:paraId="74E78C72" w14:textId="6448D05B" w:rsidR="001A77E9" w:rsidRDefault="001A77E9" w:rsidP="00411345">
      <w:pPr>
        <w:pStyle w:val="ListParagraph"/>
        <w:numPr>
          <w:ilvl w:val="0"/>
          <w:numId w:val="62"/>
        </w:numPr>
      </w:pPr>
      <w:r>
        <w:t>Doelstellingen worden vastgesteld</w:t>
      </w:r>
    </w:p>
    <w:p w14:paraId="69AF1118" w14:textId="7203E52D" w:rsidR="001A77E9" w:rsidRDefault="001A77E9" w:rsidP="00411345">
      <w:pPr>
        <w:pStyle w:val="ListParagraph"/>
        <w:numPr>
          <w:ilvl w:val="0"/>
          <w:numId w:val="62"/>
        </w:numPr>
      </w:pPr>
      <w:r>
        <w:t>Wijzigingen beheerst worden doorgevoerd</w:t>
      </w:r>
    </w:p>
    <w:p w14:paraId="6F140047" w14:textId="77777777" w:rsidR="009E7D71" w:rsidRPr="001A77E9" w:rsidRDefault="009E7D71" w:rsidP="001A77E9"/>
    <w:p w14:paraId="60F3390D" w14:textId="45D067C7" w:rsidR="000354A2" w:rsidRDefault="00A53B9C" w:rsidP="003D66D4">
      <w:pPr>
        <w:pStyle w:val="Heading2"/>
      </w:pPr>
      <w:bookmarkStart w:id="106" w:name="_Toc224207870"/>
      <w:r>
        <w:t>Acties</w:t>
      </w:r>
      <w:r w:rsidR="00ED58C9">
        <w:t xml:space="preserve"> om risico’s te beperken en kansen te benutten</w:t>
      </w:r>
      <w:bookmarkEnd w:id="106"/>
    </w:p>
    <w:p w14:paraId="7E2A0782" w14:textId="6D7AAC83" w:rsidR="001A77E9" w:rsidRPr="001A77E9" w:rsidRDefault="001A77E9" w:rsidP="001A77E9">
      <w:pPr>
        <w:pStyle w:val="Heading3"/>
      </w:pPr>
      <w:bookmarkStart w:id="107" w:name="_Toc224207871"/>
      <w:r>
        <w:t>Risicogestuurde benadering</w:t>
      </w:r>
      <w:bookmarkEnd w:id="107"/>
    </w:p>
    <w:p w14:paraId="2FAE3FC0" w14:textId="0A77305B" w:rsidR="007403FD" w:rsidRDefault="007403FD" w:rsidP="007403FD">
      <w:r>
        <w:t>De Gemeente hanteert een integrale risicomanagementmethodiek voor:</w:t>
      </w:r>
    </w:p>
    <w:p w14:paraId="3794218D" w14:textId="2FFD5859" w:rsidR="007403FD" w:rsidRDefault="007403FD" w:rsidP="00411345">
      <w:pPr>
        <w:pStyle w:val="ListParagraph"/>
        <w:numPr>
          <w:ilvl w:val="0"/>
          <w:numId w:val="64"/>
        </w:numPr>
      </w:pPr>
      <w:r>
        <w:t>Informatiebeveiliging</w:t>
      </w:r>
    </w:p>
    <w:p w14:paraId="20824D6B" w14:textId="5A24CA2D" w:rsidR="007403FD" w:rsidRDefault="007403FD" w:rsidP="00411345">
      <w:pPr>
        <w:pStyle w:val="ListParagraph"/>
        <w:numPr>
          <w:ilvl w:val="0"/>
          <w:numId w:val="64"/>
        </w:numPr>
      </w:pPr>
      <w:r>
        <w:t>Privacy</w:t>
      </w:r>
    </w:p>
    <w:p w14:paraId="41E0BFB0" w14:textId="77777777" w:rsidR="007403FD" w:rsidRDefault="007403FD" w:rsidP="00411345">
      <w:pPr>
        <w:pStyle w:val="ListParagraph"/>
        <w:numPr>
          <w:ilvl w:val="0"/>
          <w:numId w:val="64"/>
        </w:numPr>
      </w:pPr>
      <w:r>
        <w:t>Business Continuity</w:t>
      </w:r>
    </w:p>
    <w:p w14:paraId="66269728" w14:textId="77777777" w:rsidR="007403FD" w:rsidRDefault="007403FD" w:rsidP="007403FD"/>
    <w:p w14:paraId="18BC8A53" w14:textId="7811B958" w:rsidR="007403FD" w:rsidRDefault="007403FD" w:rsidP="007403FD">
      <w:r>
        <w:t>Risicomanagement is gebaseerd op de volgende uitgangspunten:</w:t>
      </w:r>
    </w:p>
    <w:p w14:paraId="4235053B" w14:textId="42B2BF5A" w:rsidR="007403FD" w:rsidRDefault="007403FD" w:rsidP="00411345">
      <w:pPr>
        <w:pStyle w:val="ListParagraph"/>
        <w:numPr>
          <w:ilvl w:val="0"/>
          <w:numId w:val="63"/>
        </w:numPr>
      </w:pPr>
      <w:r>
        <w:t>Risico’s worden periodiek en gestructureerd geïnventariseerd</w:t>
      </w:r>
    </w:p>
    <w:p w14:paraId="03E15C81" w14:textId="05116A19" w:rsidR="007403FD" w:rsidRDefault="007403FD" w:rsidP="00411345">
      <w:pPr>
        <w:pStyle w:val="ListParagraph"/>
        <w:numPr>
          <w:ilvl w:val="0"/>
          <w:numId w:val="63"/>
        </w:numPr>
      </w:pPr>
      <w:r>
        <w:t>Risicoanalyse vindt plaats op basis van kans en impact</w:t>
      </w:r>
    </w:p>
    <w:p w14:paraId="485F788D" w14:textId="14170964" w:rsidR="007403FD" w:rsidRDefault="007403FD" w:rsidP="00411345">
      <w:pPr>
        <w:pStyle w:val="ListParagraph"/>
        <w:numPr>
          <w:ilvl w:val="0"/>
          <w:numId w:val="63"/>
        </w:numPr>
      </w:pPr>
      <w:r>
        <w:t>De risicobereidheid (risk appetite) is bestuurlijk vastgesteld</w:t>
      </w:r>
    </w:p>
    <w:p w14:paraId="5A8C8395" w14:textId="5D8835BC" w:rsidR="007403FD" w:rsidRDefault="007403FD" w:rsidP="00411345">
      <w:pPr>
        <w:pStyle w:val="ListParagraph"/>
        <w:numPr>
          <w:ilvl w:val="0"/>
          <w:numId w:val="63"/>
        </w:numPr>
      </w:pPr>
      <w:r>
        <w:t>Restrisico’s worden expliciet geaccepteerd op het juiste niveau</w:t>
      </w:r>
    </w:p>
    <w:p w14:paraId="5BA0DDB1" w14:textId="77777777" w:rsidR="007403FD" w:rsidRDefault="007403FD" w:rsidP="00411345">
      <w:pPr>
        <w:pStyle w:val="ListParagraph"/>
        <w:numPr>
          <w:ilvl w:val="0"/>
          <w:numId w:val="63"/>
        </w:numPr>
      </w:pPr>
      <w:r>
        <w:t>Risicobeoordelingen worden vastgelegd en herleidbaar gedocumenteerd</w:t>
      </w:r>
    </w:p>
    <w:p w14:paraId="4565C517" w14:textId="77777777" w:rsidR="007403FD" w:rsidRDefault="007403FD" w:rsidP="007403FD"/>
    <w:p w14:paraId="72FA375B" w14:textId="0C6009E9" w:rsidR="007403FD" w:rsidRDefault="007403FD" w:rsidP="007403FD">
      <w:r>
        <w:t>Het risicomanagementproces omvat:</w:t>
      </w:r>
    </w:p>
    <w:p w14:paraId="6E406D8A" w14:textId="04382AC4" w:rsidR="007403FD" w:rsidRDefault="007403FD" w:rsidP="00411345">
      <w:pPr>
        <w:pStyle w:val="ListParagraph"/>
        <w:numPr>
          <w:ilvl w:val="0"/>
          <w:numId w:val="65"/>
        </w:numPr>
      </w:pPr>
      <w:r>
        <w:t>Identificatie</w:t>
      </w:r>
    </w:p>
    <w:p w14:paraId="65FCD0D1" w14:textId="71E46855" w:rsidR="007403FD" w:rsidRDefault="007403FD" w:rsidP="00411345">
      <w:pPr>
        <w:pStyle w:val="ListParagraph"/>
        <w:numPr>
          <w:ilvl w:val="0"/>
          <w:numId w:val="65"/>
        </w:numPr>
      </w:pPr>
      <w:r>
        <w:t>Analyse</w:t>
      </w:r>
    </w:p>
    <w:p w14:paraId="7689879D" w14:textId="45721924" w:rsidR="007403FD" w:rsidRDefault="007403FD" w:rsidP="00411345">
      <w:pPr>
        <w:pStyle w:val="ListParagraph"/>
        <w:numPr>
          <w:ilvl w:val="0"/>
          <w:numId w:val="65"/>
        </w:numPr>
      </w:pPr>
      <w:r>
        <w:t>Evaluatie</w:t>
      </w:r>
    </w:p>
    <w:p w14:paraId="38894EA2" w14:textId="2056B099" w:rsidR="007403FD" w:rsidRDefault="007403FD" w:rsidP="00411345">
      <w:pPr>
        <w:pStyle w:val="ListParagraph"/>
        <w:numPr>
          <w:ilvl w:val="0"/>
          <w:numId w:val="65"/>
        </w:numPr>
      </w:pPr>
      <w:r>
        <w:t>Behandeling</w:t>
      </w:r>
    </w:p>
    <w:p w14:paraId="6D1069C2" w14:textId="5E2485B6" w:rsidR="007403FD" w:rsidRDefault="007403FD" w:rsidP="00411345">
      <w:pPr>
        <w:pStyle w:val="ListParagraph"/>
        <w:numPr>
          <w:ilvl w:val="0"/>
          <w:numId w:val="65"/>
        </w:numPr>
      </w:pPr>
      <w:r>
        <w:t>Acceptatie</w:t>
      </w:r>
    </w:p>
    <w:p w14:paraId="29B62194" w14:textId="77777777" w:rsidR="007403FD" w:rsidRDefault="007403FD" w:rsidP="00411345">
      <w:pPr>
        <w:pStyle w:val="ListParagraph"/>
        <w:numPr>
          <w:ilvl w:val="0"/>
          <w:numId w:val="65"/>
        </w:numPr>
      </w:pPr>
      <w:r>
        <w:t>Monitoring</w:t>
      </w:r>
    </w:p>
    <w:p w14:paraId="4B32E609" w14:textId="77777777" w:rsidR="007403FD" w:rsidRDefault="007403FD" w:rsidP="007403FD"/>
    <w:p w14:paraId="6FE3FD9C" w14:textId="6A546133" w:rsidR="000354A2" w:rsidRDefault="007403FD" w:rsidP="007403FD">
      <w:r>
        <w:t xml:space="preserve">Risico’s worden vastgelegd in onze </w:t>
      </w:r>
      <w:r w:rsidR="002C0E14">
        <w:t>GRC-tool</w:t>
      </w:r>
      <w:r>
        <w:t>.</w:t>
      </w:r>
    </w:p>
    <w:p w14:paraId="2B6BB882" w14:textId="77777777" w:rsidR="007403FD" w:rsidRDefault="007403FD" w:rsidP="007403FD"/>
    <w:p w14:paraId="2606374F" w14:textId="72D7483F" w:rsidR="007403FD" w:rsidRDefault="007403FD" w:rsidP="007403FD">
      <w:pPr>
        <w:pStyle w:val="Heading3"/>
      </w:pPr>
      <w:bookmarkStart w:id="108" w:name="_Toc224207872"/>
      <w:r>
        <w:t>Privacy</w:t>
      </w:r>
      <w:r w:rsidR="00B3361D">
        <w:t>-specifieke analyse</w:t>
      </w:r>
      <w:bookmarkEnd w:id="108"/>
    </w:p>
    <w:p w14:paraId="48D2E438" w14:textId="79D018C6" w:rsidR="00B3361D" w:rsidRDefault="00B3361D" w:rsidP="00B3361D">
      <w:r>
        <w:t>Voor verwerkingen met verhoogd risico wordt een gestructureerde privacy-risicobeoordeling uitgevoerd (zoals een DPIA).</w:t>
      </w:r>
    </w:p>
    <w:p w14:paraId="154FE218" w14:textId="4F9368DB" w:rsidR="00B3361D" w:rsidRDefault="00B3361D" w:rsidP="00B3361D">
      <w:r>
        <w:t>Deze beoordeling:</w:t>
      </w:r>
    </w:p>
    <w:p w14:paraId="2F8C95D2" w14:textId="184683D9" w:rsidR="00B3361D" w:rsidRDefault="00B3361D" w:rsidP="00411345">
      <w:pPr>
        <w:pStyle w:val="ListParagraph"/>
        <w:numPr>
          <w:ilvl w:val="0"/>
          <w:numId w:val="66"/>
        </w:numPr>
      </w:pPr>
      <w:r>
        <w:t>Wordt uitgevoerd voorafgaand aan nieuwe of gewijzigde verwerkingen</w:t>
      </w:r>
    </w:p>
    <w:p w14:paraId="54DCB726" w14:textId="445D3D3E" w:rsidR="00B3361D" w:rsidRDefault="00B3361D" w:rsidP="00411345">
      <w:pPr>
        <w:pStyle w:val="ListParagraph"/>
        <w:numPr>
          <w:ilvl w:val="0"/>
          <w:numId w:val="66"/>
        </w:numPr>
      </w:pPr>
      <w:r>
        <w:t>Wordt herzien bij materiële wijzigingen</w:t>
      </w:r>
    </w:p>
    <w:p w14:paraId="326B0466" w14:textId="77777777" w:rsidR="00B3361D" w:rsidRDefault="00B3361D" w:rsidP="00411345">
      <w:pPr>
        <w:pStyle w:val="ListParagraph"/>
        <w:numPr>
          <w:ilvl w:val="0"/>
          <w:numId w:val="66"/>
        </w:numPr>
      </w:pPr>
      <w:r>
        <w:t>Wordt betrokken bij besluitvorming</w:t>
      </w:r>
    </w:p>
    <w:p w14:paraId="4E947D7E" w14:textId="77777777" w:rsidR="00B3361D" w:rsidRDefault="00B3361D" w:rsidP="00B3361D"/>
    <w:p w14:paraId="562AA553" w14:textId="77777777" w:rsidR="004D73D9" w:rsidRDefault="00B3361D" w:rsidP="004D73D9">
      <w:r>
        <w:t>De Functionaris Gegevensbescherming houdt toezicht op correcte toepassing.</w:t>
      </w:r>
      <w:r w:rsidR="004D73D9">
        <w:t xml:space="preserve"> De uitwerking van dit </w:t>
      </w:r>
      <w:r w:rsidR="004D73D9" w:rsidRPr="004D73D9">
        <w:rPr>
          <w:highlight w:val="yellow"/>
        </w:rPr>
        <w:t>proces</w:t>
      </w:r>
      <w:r w:rsidR="004D73D9">
        <w:t xml:space="preserve"> staat hier omschreven.</w:t>
      </w:r>
    </w:p>
    <w:p w14:paraId="23053F95" w14:textId="77777777" w:rsidR="00B3361D" w:rsidRDefault="00B3361D" w:rsidP="00B3361D"/>
    <w:p w14:paraId="2045A6B2" w14:textId="0E23B49D" w:rsidR="00B3361D" w:rsidRDefault="00B3361D" w:rsidP="00B3361D">
      <w:pPr>
        <w:pStyle w:val="Heading3"/>
      </w:pPr>
      <w:bookmarkStart w:id="109" w:name="_Toc224207873"/>
      <w:r>
        <w:t>Business Impact Analyse</w:t>
      </w:r>
      <w:bookmarkEnd w:id="109"/>
    </w:p>
    <w:p w14:paraId="089696E9" w14:textId="77777777" w:rsidR="004D73D9" w:rsidRPr="004D73D9" w:rsidRDefault="004D73D9" w:rsidP="004D73D9">
      <w:r w:rsidRPr="004D73D9">
        <w:t>Ten behoeve van business continuity wordt een periodieke Business Impact Analyse uitgevoerd.</w:t>
      </w:r>
    </w:p>
    <w:p w14:paraId="14280B0A" w14:textId="77777777" w:rsidR="004D73D9" w:rsidRPr="004D73D9" w:rsidRDefault="004D73D9" w:rsidP="004D73D9">
      <w:r w:rsidRPr="004D73D9">
        <w:t>De BIA:</w:t>
      </w:r>
    </w:p>
    <w:p w14:paraId="5F3C406B" w14:textId="77777777" w:rsidR="004D73D9" w:rsidRPr="004D73D9" w:rsidRDefault="004D73D9" w:rsidP="00411345">
      <w:pPr>
        <w:numPr>
          <w:ilvl w:val="0"/>
          <w:numId w:val="67"/>
        </w:numPr>
      </w:pPr>
      <w:r w:rsidRPr="004D73D9">
        <w:t>Identificeert kritieke processen</w:t>
      </w:r>
    </w:p>
    <w:p w14:paraId="25803525" w14:textId="77777777" w:rsidR="004D73D9" w:rsidRPr="004D73D9" w:rsidRDefault="004D73D9" w:rsidP="00411345">
      <w:pPr>
        <w:numPr>
          <w:ilvl w:val="0"/>
          <w:numId w:val="67"/>
        </w:numPr>
      </w:pPr>
      <w:r w:rsidRPr="004D73D9">
        <w:t>Bepaalt impact bij uitval</w:t>
      </w:r>
    </w:p>
    <w:p w14:paraId="428391FA" w14:textId="77777777" w:rsidR="004D73D9" w:rsidRPr="004D73D9" w:rsidRDefault="004D73D9" w:rsidP="00411345">
      <w:pPr>
        <w:numPr>
          <w:ilvl w:val="0"/>
          <w:numId w:val="67"/>
        </w:numPr>
      </w:pPr>
      <w:r w:rsidRPr="004D73D9">
        <w:t>Levert input voor prioritering binnen het IMS</w:t>
      </w:r>
    </w:p>
    <w:p w14:paraId="4C83ECE0" w14:textId="77777777" w:rsidR="004D73D9" w:rsidRPr="004D73D9" w:rsidRDefault="004D73D9" w:rsidP="00411345">
      <w:pPr>
        <w:numPr>
          <w:ilvl w:val="0"/>
          <w:numId w:val="67"/>
        </w:numPr>
      </w:pPr>
      <w:r w:rsidRPr="004D73D9">
        <w:t>Wordt minimaal jaarlijks herijkt</w:t>
      </w:r>
    </w:p>
    <w:p w14:paraId="18F76318" w14:textId="77777777" w:rsidR="00B3361D" w:rsidRDefault="00B3361D" w:rsidP="00B3361D"/>
    <w:p w14:paraId="04E78568" w14:textId="3E8E67C9" w:rsidR="004D73D9" w:rsidRDefault="004D73D9" w:rsidP="00B3361D">
      <w:r>
        <w:t xml:space="preserve">De uitwerking van dit </w:t>
      </w:r>
      <w:r w:rsidRPr="004D73D9">
        <w:rPr>
          <w:highlight w:val="yellow"/>
        </w:rPr>
        <w:t>proces</w:t>
      </w:r>
      <w:r>
        <w:t xml:space="preserve"> </w:t>
      </w:r>
      <w:r w:rsidRPr="007F11E3">
        <w:rPr>
          <w:highlight w:val="yellow"/>
        </w:rPr>
        <w:t>staat hier</w:t>
      </w:r>
      <w:r>
        <w:t xml:space="preserve"> omschreven.</w:t>
      </w:r>
    </w:p>
    <w:p w14:paraId="5FF3E068" w14:textId="77777777" w:rsidR="00183B73" w:rsidRDefault="00183B73" w:rsidP="00B3361D"/>
    <w:p w14:paraId="3177454B" w14:textId="5795ED82" w:rsidR="00183B73" w:rsidRDefault="00183B73" w:rsidP="00183B73">
      <w:pPr>
        <w:pStyle w:val="Heading3"/>
      </w:pPr>
      <w:bookmarkStart w:id="110" w:name="_Toc224207874"/>
      <w:r>
        <w:t>Kansen</w:t>
      </w:r>
      <w:bookmarkEnd w:id="110"/>
    </w:p>
    <w:p w14:paraId="2E98C347" w14:textId="77777777" w:rsidR="00183B73" w:rsidRPr="00183B73" w:rsidRDefault="00183B73" w:rsidP="00183B73">
      <w:r w:rsidRPr="00183B73">
        <w:t>Naast risico’s identificeert de Gemeente kansen die bijdragen aan:</w:t>
      </w:r>
    </w:p>
    <w:p w14:paraId="35884785" w14:textId="77777777" w:rsidR="00183B73" w:rsidRPr="00183B73" w:rsidRDefault="00183B73" w:rsidP="00411345">
      <w:pPr>
        <w:numPr>
          <w:ilvl w:val="0"/>
          <w:numId w:val="68"/>
        </w:numPr>
      </w:pPr>
      <w:r w:rsidRPr="00183B73">
        <w:t>Versterking van beheersing</w:t>
      </w:r>
    </w:p>
    <w:p w14:paraId="482C9328" w14:textId="77777777" w:rsidR="00183B73" w:rsidRPr="00183B73" w:rsidRDefault="00183B73" w:rsidP="00411345">
      <w:pPr>
        <w:numPr>
          <w:ilvl w:val="0"/>
          <w:numId w:val="68"/>
        </w:numPr>
      </w:pPr>
      <w:r w:rsidRPr="00183B73">
        <w:t>Verbetering van rapportage</w:t>
      </w:r>
    </w:p>
    <w:p w14:paraId="71163733" w14:textId="77777777" w:rsidR="00183B73" w:rsidRPr="00183B73" w:rsidRDefault="00183B73" w:rsidP="00411345">
      <w:pPr>
        <w:numPr>
          <w:ilvl w:val="0"/>
          <w:numId w:val="68"/>
        </w:numPr>
      </w:pPr>
      <w:r w:rsidRPr="00183B73">
        <w:t>Verhoging van volwassenheid van het IMS</w:t>
      </w:r>
    </w:p>
    <w:p w14:paraId="7C509F47" w14:textId="77777777" w:rsidR="00183B73" w:rsidRPr="00183B73" w:rsidRDefault="00183B73" w:rsidP="00411345">
      <w:pPr>
        <w:numPr>
          <w:ilvl w:val="0"/>
          <w:numId w:val="68"/>
        </w:numPr>
      </w:pPr>
      <w:r w:rsidRPr="00183B73">
        <w:t>Efficiëntere integratie van disciplines</w:t>
      </w:r>
    </w:p>
    <w:p w14:paraId="3BFB5B75" w14:textId="77777777" w:rsidR="00183B73" w:rsidRPr="00183B73" w:rsidRDefault="00183B73" w:rsidP="00183B73">
      <w:r w:rsidRPr="00183B73">
        <w:t>Kansen worden meegenomen in jaarplanning en doelstellingen.</w:t>
      </w:r>
    </w:p>
    <w:p w14:paraId="777BDCBF" w14:textId="77777777" w:rsidR="00B3361D" w:rsidRPr="00B3361D" w:rsidRDefault="00B3361D" w:rsidP="00B3361D"/>
    <w:p w14:paraId="236A6C13" w14:textId="7659A82D" w:rsidR="00ED58C9" w:rsidRDefault="00183B73" w:rsidP="00A53B9C">
      <w:pPr>
        <w:pStyle w:val="Heading2"/>
      </w:pPr>
      <w:bookmarkStart w:id="111" w:name="_Toc224207875"/>
      <w:r>
        <w:t>IMS-d</w:t>
      </w:r>
      <w:r w:rsidR="00C3142E">
        <w:t>oelstelling</w:t>
      </w:r>
      <w:r w:rsidR="00D024AE">
        <w:t>en</w:t>
      </w:r>
      <w:r w:rsidR="00C3142E">
        <w:t xml:space="preserve"> en plannen om ze te bereiken</w:t>
      </w:r>
      <w:bookmarkEnd w:id="111"/>
    </w:p>
    <w:p w14:paraId="5259BEB7" w14:textId="39EC9CDC" w:rsidR="00183B73" w:rsidRDefault="00183B73" w:rsidP="00183B73">
      <w:pPr>
        <w:pStyle w:val="Heading3"/>
      </w:pPr>
      <w:bookmarkStart w:id="112" w:name="_Toc224207876"/>
      <w:r>
        <w:t>Vaststelling doelstellingen</w:t>
      </w:r>
      <w:bookmarkEnd w:id="112"/>
    </w:p>
    <w:p w14:paraId="5AFF0849" w14:textId="1D3BFBE6" w:rsidR="00446CCA" w:rsidRPr="00446CCA" w:rsidRDefault="00446CCA" w:rsidP="00446CCA">
      <w:r w:rsidRPr="00446CCA">
        <w:t>Jaarlijks worden IMS-doelstellingen vastgesteld door het directieteam op advies van het SIMS.</w:t>
      </w:r>
    </w:p>
    <w:p w14:paraId="04EDADA4" w14:textId="77777777" w:rsidR="00446CCA" w:rsidRPr="00446CCA" w:rsidRDefault="00446CCA" w:rsidP="00446CCA">
      <w:r w:rsidRPr="00446CCA">
        <w:t>De doelstellingen:</w:t>
      </w:r>
    </w:p>
    <w:p w14:paraId="2D2B2D3E" w14:textId="77777777" w:rsidR="00446CCA" w:rsidRPr="00446CCA" w:rsidRDefault="00446CCA" w:rsidP="00411345">
      <w:pPr>
        <w:numPr>
          <w:ilvl w:val="0"/>
          <w:numId w:val="69"/>
        </w:numPr>
      </w:pPr>
      <w:r w:rsidRPr="00446CCA">
        <w:t>Sluiten aan bij de strategische kaders (hoofdstuk 4)</w:t>
      </w:r>
    </w:p>
    <w:p w14:paraId="6C7373FE" w14:textId="77777777" w:rsidR="00446CCA" w:rsidRPr="00446CCA" w:rsidRDefault="00446CCA" w:rsidP="00411345">
      <w:pPr>
        <w:numPr>
          <w:ilvl w:val="0"/>
          <w:numId w:val="69"/>
        </w:numPr>
      </w:pPr>
      <w:r w:rsidRPr="00446CCA">
        <w:t>Zijn SMART geformuleerd</w:t>
      </w:r>
    </w:p>
    <w:p w14:paraId="2435DAA0" w14:textId="77777777" w:rsidR="00446CCA" w:rsidRPr="00446CCA" w:rsidRDefault="00446CCA" w:rsidP="00411345">
      <w:pPr>
        <w:numPr>
          <w:ilvl w:val="0"/>
          <w:numId w:val="69"/>
        </w:numPr>
      </w:pPr>
      <w:r w:rsidRPr="00446CCA">
        <w:t>Zijn gekoppeld aan risico’s en prioriteiten</w:t>
      </w:r>
    </w:p>
    <w:p w14:paraId="4110EFA3" w14:textId="77777777" w:rsidR="00446CCA" w:rsidRPr="00446CCA" w:rsidRDefault="00446CCA" w:rsidP="00411345">
      <w:pPr>
        <w:numPr>
          <w:ilvl w:val="0"/>
          <w:numId w:val="69"/>
        </w:numPr>
      </w:pPr>
      <w:r w:rsidRPr="00446CCA">
        <w:t>Zijn meetbaar en tijdgebonden</w:t>
      </w:r>
    </w:p>
    <w:p w14:paraId="41C60CF1" w14:textId="77777777" w:rsidR="00446CCA" w:rsidRPr="00446CCA" w:rsidRDefault="00446CCA" w:rsidP="00446CCA">
      <w:r w:rsidRPr="00446CCA">
        <w:t>De doelstellingen hebben betrekking op bijvoorbeeld:</w:t>
      </w:r>
    </w:p>
    <w:p w14:paraId="65EB5363" w14:textId="77777777" w:rsidR="00446CCA" w:rsidRPr="00446CCA" w:rsidRDefault="00446CCA" w:rsidP="00411345">
      <w:pPr>
        <w:numPr>
          <w:ilvl w:val="0"/>
          <w:numId w:val="70"/>
        </w:numPr>
      </w:pPr>
      <w:r w:rsidRPr="00446CCA">
        <w:t>Volwassenheid van het IMS</w:t>
      </w:r>
    </w:p>
    <w:p w14:paraId="0FEAF501" w14:textId="77777777" w:rsidR="00446CCA" w:rsidRPr="00446CCA" w:rsidRDefault="00446CCA" w:rsidP="00411345">
      <w:pPr>
        <w:numPr>
          <w:ilvl w:val="0"/>
          <w:numId w:val="70"/>
        </w:numPr>
      </w:pPr>
      <w:r w:rsidRPr="00446CCA">
        <w:t>Actualiteit van risicoregisters</w:t>
      </w:r>
    </w:p>
    <w:p w14:paraId="43C5DA64" w14:textId="77777777" w:rsidR="00446CCA" w:rsidRPr="00446CCA" w:rsidRDefault="00446CCA" w:rsidP="00411345">
      <w:pPr>
        <w:numPr>
          <w:ilvl w:val="0"/>
          <w:numId w:val="70"/>
        </w:numPr>
      </w:pPr>
      <w:r w:rsidRPr="00446CCA">
        <w:t>Tijdigheid van managementreview</w:t>
      </w:r>
    </w:p>
    <w:p w14:paraId="1857FC8E" w14:textId="77777777" w:rsidR="00446CCA" w:rsidRPr="00446CCA" w:rsidRDefault="00446CCA" w:rsidP="00411345">
      <w:pPr>
        <w:numPr>
          <w:ilvl w:val="0"/>
          <w:numId w:val="70"/>
        </w:numPr>
      </w:pPr>
      <w:r w:rsidRPr="00446CCA">
        <w:t>Opvolging van auditbevindingen</w:t>
      </w:r>
    </w:p>
    <w:p w14:paraId="02809F58" w14:textId="77777777" w:rsidR="00446CCA" w:rsidRPr="00446CCA" w:rsidRDefault="00446CCA" w:rsidP="00411345">
      <w:pPr>
        <w:numPr>
          <w:ilvl w:val="0"/>
          <w:numId w:val="70"/>
        </w:numPr>
      </w:pPr>
      <w:r w:rsidRPr="00446CCA">
        <w:t>Verbetering van rapportagekwaliteit</w:t>
      </w:r>
    </w:p>
    <w:p w14:paraId="4BEBD67F" w14:textId="1B6D9896" w:rsidR="000354A2" w:rsidRDefault="000354A2" w:rsidP="00526744"/>
    <w:p w14:paraId="38CC31F9" w14:textId="16C17475" w:rsidR="00446CCA" w:rsidRDefault="00446CCA" w:rsidP="00446CCA">
      <w:pPr>
        <w:pStyle w:val="Heading3"/>
      </w:pPr>
      <w:bookmarkStart w:id="113" w:name="_Toc224207877"/>
      <w:r>
        <w:t>Planning en jaarcyclus</w:t>
      </w:r>
      <w:bookmarkEnd w:id="113"/>
    </w:p>
    <w:p w14:paraId="1005A320" w14:textId="77777777" w:rsidR="0021458E" w:rsidRPr="0021458E" w:rsidRDefault="0021458E" w:rsidP="0021458E">
      <w:r w:rsidRPr="0021458E">
        <w:t>De planning van het IMS wordt vastgelegd in een jaarlijkse IMS-jaarplanning.</w:t>
      </w:r>
    </w:p>
    <w:p w14:paraId="434FB0DB" w14:textId="77777777" w:rsidR="0021458E" w:rsidRPr="0021458E" w:rsidRDefault="0021458E" w:rsidP="0021458E">
      <w:r w:rsidRPr="0021458E">
        <w:t>De jaarplanning bevat:</w:t>
      </w:r>
    </w:p>
    <w:p w14:paraId="63409E2B" w14:textId="77777777" w:rsidR="0021458E" w:rsidRPr="0021458E" w:rsidRDefault="0021458E" w:rsidP="00411345">
      <w:pPr>
        <w:numPr>
          <w:ilvl w:val="0"/>
          <w:numId w:val="71"/>
        </w:numPr>
      </w:pPr>
      <w:r w:rsidRPr="0021458E">
        <w:t>Planning risicoherijking</w:t>
      </w:r>
    </w:p>
    <w:p w14:paraId="4100C4F1" w14:textId="77777777" w:rsidR="0021458E" w:rsidRPr="0021458E" w:rsidRDefault="0021458E" w:rsidP="00411345">
      <w:pPr>
        <w:numPr>
          <w:ilvl w:val="0"/>
          <w:numId w:val="71"/>
        </w:numPr>
      </w:pPr>
      <w:r w:rsidRPr="0021458E">
        <w:t>Auditplanning</w:t>
      </w:r>
    </w:p>
    <w:p w14:paraId="55902BEA" w14:textId="77777777" w:rsidR="0021458E" w:rsidRPr="0021458E" w:rsidRDefault="0021458E" w:rsidP="00411345">
      <w:pPr>
        <w:numPr>
          <w:ilvl w:val="0"/>
          <w:numId w:val="71"/>
        </w:numPr>
      </w:pPr>
      <w:r w:rsidRPr="0021458E">
        <w:t>Managementreviewmomenten</w:t>
      </w:r>
    </w:p>
    <w:p w14:paraId="16F18C19" w14:textId="77777777" w:rsidR="0021458E" w:rsidRPr="0021458E" w:rsidRDefault="0021458E" w:rsidP="00411345">
      <w:pPr>
        <w:numPr>
          <w:ilvl w:val="0"/>
          <w:numId w:val="71"/>
        </w:numPr>
      </w:pPr>
      <w:r w:rsidRPr="0021458E">
        <w:t>Evaluatie van doelstellingen</w:t>
      </w:r>
    </w:p>
    <w:p w14:paraId="4B9857A0" w14:textId="77777777" w:rsidR="0021458E" w:rsidRPr="0021458E" w:rsidRDefault="0021458E" w:rsidP="00411345">
      <w:pPr>
        <w:numPr>
          <w:ilvl w:val="0"/>
          <w:numId w:val="71"/>
        </w:numPr>
      </w:pPr>
      <w:r w:rsidRPr="0021458E">
        <w:t>Rapportagemomenten</w:t>
      </w:r>
    </w:p>
    <w:p w14:paraId="2E6665F9" w14:textId="77777777" w:rsidR="0021458E" w:rsidRPr="0021458E" w:rsidRDefault="0021458E" w:rsidP="00411345">
      <w:pPr>
        <w:numPr>
          <w:ilvl w:val="0"/>
          <w:numId w:val="71"/>
        </w:numPr>
      </w:pPr>
      <w:r w:rsidRPr="0021458E">
        <w:t>Herziening van beleid</w:t>
      </w:r>
    </w:p>
    <w:p w14:paraId="2962DAEC" w14:textId="77777777" w:rsidR="0021458E" w:rsidRPr="0021458E" w:rsidRDefault="0021458E" w:rsidP="0021458E">
      <w:r w:rsidRPr="0021458E">
        <w:rPr>
          <w:highlight w:val="yellow"/>
        </w:rPr>
        <w:t>De planning is geïntegreerd in de reguliere planning- en controlcyclus van de Gemeente</w:t>
      </w:r>
      <w:r w:rsidRPr="0021458E">
        <w:t>.</w:t>
      </w:r>
    </w:p>
    <w:p w14:paraId="01D55FAB" w14:textId="77777777" w:rsidR="0021458E" w:rsidRDefault="0021458E" w:rsidP="0021458E"/>
    <w:p w14:paraId="2FFC14BE" w14:textId="5B6A8763" w:rsidR="0021458E" w:rsidRDefault="0021458E" w:rsidP="0021458E">
      <w:pPr>
        <w:pStyle w:val="Heading3"/>
      </w:pPr>
      <w:bookmarkStart w:id="114" w:name="_Toc224207878"/>
      <w:r>
        <w:t>Monitoring van doelstellingen</w:t>
      </w:r>
      <w:bookmarkEnd w:id="114"/>
    </w:p>
    <w:p w14:paraId="5EF924BA" w14:textId="77777777" w:rsidR="003759FF" w:rsidRPr="003759FF" w:rsidRDefault="003759FF" w:rsidP="003759FF">
      <w:r w:rsidRPr="003759FF">
        <w:t>De voortgang van doelstellingen wordt:</w:t>
      </w:r>
    </w:p>
    <w:p w14:paraId="1702CFBC" w14:textId="77777777" w:rsidR="003759FF" w:rsidRPr="003759FF" w:rsidRDefault="003759FF" w:rsidP="00411345">
      <w:pPr>
        <w:numPr>
          <w:ilvl w:val="0"/>
          <w:numId w:val="72"/>
        </w:numPr>
      </w:pPr>
      <w:r w:rsidRPr="003759FF">
        <w:t>Periodiek gemonitord</w:t>
      </w:r>
    </w:p>
    <w:p w14:paraId="61E822CE" w14:textId="77777777" w:rsidR="003759FF" w:rsidRPr="003759FF" w:rsidRDefault="003759FF" w:rsidP="00411345">
      <w:pPr>
        <w:numPr>
          <w:ilvl w:val="0"/>
          <w:numId w:val="72"/>
        </w:numPr>
      </w:pPr>
      <w:r w:rsidRPr="003759FF">
        <w:t>Gerapporteerd via de vastgestelde rapportagestructuur</w:t>
      </w:r>
    </w:p>
    <w:p w14:paraId="218C2BEE" w14:textId="77777777" w:rsidR="003759FF" w:rsidRPr="003759FF" w:rsidRDefault="003759FF" w:rsidP="00411345">
      <w:pPr>
        <w:numPr>
          <w:ilvl w:val="0"/>
          <w:numId w:val="72"/>
        </w:numPr>
      </w:pPr>
      <w:r w:rsidRPr="003759FF">
        <w:t>Geëvalueerd tijdens de managementreview</w:t>
      </w:r>
    </w:p>
    <w:p w14:paraId="197DFCF0" w14:textId="77777777" w:rsidR="003759FF" w:rsidRPr="003759FF" w:rsidRDefault="003759FF" w:rsidP="003759FF">
      <w:r w:rsidRPr="003759FF">
        <w:t>Indien doelstellingen niet worden behaald, worden corrigerende acties vastgesteld.</w:t>
      </w:r>
    </w:p>
    <w:p w14:paraId="39C7915D" w14:textId="77777777" w:rsidR="0021458E" w:rsidRDefault="0021458E" w:rsidP="0021458E"/>
    <w:p w14:paraId="2EF707B5" w14:textId="4DF301AC" w:rsidR="003759FF" w:rsidRDefault="003759FF" w:rsidP="003759FF">
      <w:pPr>
        <w:pStyle w:val="Heading2"/>
      </w:pPr>
      <w:bookmarkStart w:id="115" w:name="_Toc224207879"/>
      <w:r>
        <w:t>Plannen van wijzigingen</w:t>
      </w:r>
      <w:bookmarkEnd w:id="115"/>
    </w:p>
    <w:p w14:paraId="77348DA8" w14:textId="77777777" w:rsidR="003759FF" w:rsidRPr="003759FF" w:rsidRDefault="003759FF" w:rsidP="003759FF">
      <w:r w:rsidRPr="003759FF">
        <w:t>Wijzigingen die impact kunnen hebben op het IMS worden beheerst doorgevoerd.</w:t>
      </w:r>
    </w:p>
    <w:p w14:paraId="362B6F00" w14:textId="77777777" w:rsidR="003759FF" w:rsidRPr="003759FF" w:rsidRDefault="003759FF" w:rsidP="003759FF">
      <w:r w:rsidRPr="003759FF">
        <w:t>Onder wijzigingen wordt verstaan:</w:t>
      </w:r>
    </w:p>
    <w:p w14:paraId="3B4E2E57" w14:textId="77777777" w:rsidR="003759FF" w:rsidRPr="003759FF" w:rsidRDefault="003759FF" w:rsidP="00411345">
      <w:pPr>
        <w:numPr>
          <w:ilvl w:val="0"/>
          <w:numId w:val="73"/>
        </w:numPr>
      </w:pPr>
      <w:r w:rsidRPr="003759FF">
        <w:t>Organisatorische wijzigingen</w:t>
      </w:r>
    </w:p>
    <w:p w14:paraId="41548331" w14:textId="77777777" w:rsidR="003759FF" w:rsidRPr="003759FF" w:rsidRDefault="003759FF" w:rsidP="00411345">
      <w:pPr>
        <w:numPr>
          <w:ilvl w:val="0"/>
          <w:numId w:val="73"/>
        </w:numPr>
      </w:pPr>
      <w:r w:rsidRPr="003759FF">
        <w:t>Wijzigingen in wet- en regelgeving</w:t>
      </w:r>
    </w:p>
    <w:p w14:paraId="6239C27E" w14:textId="77777777" w:rsidR="003759FF" w:rsidRPr="003759FF" w:rsidRDefault="003759FF" w:rsidP="00411345">
      <w:pPr>
        <w:numPr>
          <w:ilvl w:val="0"/>
          <w:numId w:val="73"/>
        </w:numPr>
      </w:pPr>
      <w:r w:rsidRPr="003759FF">
        <w:t>Technologische ontwikkelingen</w:t>
      </w:r>
    </w:p>
    <w:p w14:paraId="5CE757DA" w14:textId="77777777" w:rsidR="003759FF" w:rsidRPr="003759FF" w:rsidRDefault="003759FF" w:rsidP="00411345">
      <w:pPr>
        <w:numPr>
          <w:ilvl w:val="0"/>
          <w:numId w:val="73"/>
        </w:numPr>
      </w:pPr>
      <w:r w:rsidRPr="003759FF">
        <w:t>Wijzigingen in scope van het IMS</w:t>
      </w:r>
    </w:p>
    <w:p w14:paraId="32223E9B" w14:textId="77777777" w:rsidR="003759FF" w:rsidRPr="003759FF" w:rsidRDefault="003759FF" w:rsidP="00411345">
      <w:pPr>
        <w:numPr>
          <w:ilvl w:val="0"/>
          <w:numId w:val="73"/>
        </w:numPr>
      </w:pPr>
      <w:r w:rsidRPr="003759FF">
        <w:t>Structurele wijzigingen in risicoprofiel</w:t>
      </w:r>
    </w:p>
    <w:p w14:paraId="66C8962D" w14:textId="77777777" w:rsidR="003759FF" w:rsidRPr="003759FF" w:rsidRDefault="003759FF" w:rsidP="003759FF">
      <w:r w:rsidRPr="003759FF">
        <w:t>Voor significante wijzigingen geldt:</w:t>
      </w:r>
    </w:p>
    <w:p w14:paraId="38361C55" w14:textId="77777777" w:rsidR="003759FF" w:rsidRPr="003759FF" w:rsidRDefault="003759FF" w:rsidP="00411345">
      <w:pPr>
        <w:numPr>
          <w:ilvl w:val="0"/>
          <w:numId w:val="74"/>
        </w:numPr>
      </w:pPr>
      <w:r w:rsidRPr="003759FF">
        <w:t>Voorafgaande impactanalyse</w:t>
      </w:r>
    </w:p>
    <w:p w14:paraId="0EE9B682" w14:textId="77777777" w:rsidR="003759FF" w:rsidRPr="003759FF" w:rsidRDefault="003759FF" w:rsidP="00411345">
      <w:pPr>
        <w:numPr>
          <w:ilvl w:val="0"/>
          <w:numId w:val="74"/>
        </w:numPr>
      </w:pPr>
      <w:r w:rsidRPr="003759FF">
        <w:t>Betrokkenheid van relevante rollen</w:t>
      </w:r>
    </w:p>
    <w:p w14:paraId="370B5399" w14:textId="77777777" w:rsidR="003759FF" w:rsidRPr="003759FF" w:rsidRDefault="003759FF" w:rsidP="00411345">
      <w:pPr>
        <w:numPr>
          <w:ilvl w:val="0"/>
          <w:numId w:val="74"/>
        </w:numPr>
      </w:pPr>
      <w:r w:rsidRPr="003759FF">
        <w:t>Documentatie van besluitvorming</w:t>
      </w:r>
    </w:p>
    <w:p w14:paraId="4892DB2A" w14:textId="77777777" w:rsidR="003759FF" w:rsidRPr="003759FF" w:rsidRDefault="003759FF" w:rsidP="00411345">
      <w:pPr>
        <w:numPr>
          <w:ilvl w:val="0"/>
          <w:numId w:val="74"/>
        </w:numPr>
      </w:pPr>
      <w:r w:rsidRPr="003759FF">
        <w:t>Aanpassing van registers en doelstellingen indien nodig</w:t>
      </w:r>
    </w:p>
    <w:p w14:paraId="44EEB825" w14:textId="77777777" w:rsidR="003759FF" w:rsidRPr="003759FF" w:rsidRDefault="003759FF" w:rsidP="003759FF">
      <w:r w:rsidRPr="003759FF">
        <w:t>Wijzigingen worden geëvalueerd op effect voor:</w:t>
      </w:r>
    </w:p>
    <w:p w14:paraId="151B2DC6" w14:textId="77777777" w:rsidR="003759FF" w:rsidRPr="003759FF" w:rsidRDefault="003759FF" w:rsidP="00411345">
      <w:pPr>
        <w:numPr>
          <w:ilvl w:val="0"/>
          <w:numId w:val="75"/>
        </w:numPr>
      </w:pPr>
      <w:r w:rsidRPr="003759FF">
        <w:t>Risicoprofiel</w:t>
      </w:r>
    </w:p>
    <w:p w14:paraId="4EB7BF99" w14:textId="77777777" w:rsidR="003759FF" w:rsidRPr="003759FF" w:rsidRDefault="003759FF" w:rsidP="00411345">
      <w:pPr>
        <w:numPr>
          <w:ilvl w:val="0"/>
          <w:numId w:val="75"/>
        </w:numPr>
      </w:pPr>
      <w:r w:rsidRPr="003759FF">
        <w:t>Doelstellingen</w:t>
      </w:r>
    </w:p>
    <w:p w14:paraId="7A3E3309" w14:textId="77777777" w:rsidR="003759FF" w:rsidRPr="003759FF" w:rsidRDefault="003759FF" w:rsidP="00411345">
      <w:pPr>
        <w:numPr>
          <w:ilvl w:val="0"/>
          <w:numId w:val="75"/>
        </w:numPr>
      </w:pPr>
      <w:r w:rsidRPr="003759FF">
        <w:t>Rapportagestructuur</w:t>
      </w:r>
    </w:p>
    <w:p w14:paraId="3F38D409" w14:textId="77777777" w:rsidR="003759FF" w:rsidRPr="003759FF" w:rsidRDefault="003759FF" w:rsidP="00411345">
      <w:pPr>
        <w:numPr>
          <w:ilvl w:val="0"/>
          <w:numId w:val="75"/>
        </w:numPr>
      </w:pPr>
      <w:r w:rsidRPr="003759FF">
        <w:t>Rol- en mandaatverdeling</w:t>
      </w:r>
    </w:p>
    <w:p w14:paraId="0E72CA71" w14:textId="77777777" w:rsidR="003759FF" w:rsidRDefault="003759FF" w:rsidP="003759FF"/>
    <w:p w14:paraId="2DEAD439" w14:textId="5B6B6C94" w:rsidR="003759FF" w:rsidRDefault="00220403" w:rsidP="003759FF">
      <w:pPr>
        <w:pStyle w:val="Heading2"/>
      </w:pPr>
      <w:bookmarkStart w:id="116" w:name="_Toc224207880"/>
      <w:r>
        <w:t>Samenhang binnen het IMS</w:t>
      </w:r>
      <w:bookmarkEnd w:id="116"/>
    </w:p>
    <w:p w14:paraId="1B3A58E1" w14:textId="77777777" w:rsidR="00220403" w:rsidRPr="00220403" w:rsidRDefault="00220403" w:rsidP="00220403">
      <w:r w:rsidRPr="00220403">
        <w:t>Planning binnen het IMS is integraal. Dit betekent dat:</w:t>
      </w:r>
    </w:p>
    <w:p w14:paraId="287072CD" w14:textId="77777777" w:rsidR="00220403" w:rsidRPr="00220403" w:rsidRDefault="00220403" w:rsidP="00411345">
      <w:pPr>
        <w:numPr>
          <w:ilvl w:val="0"/>
          <w:numId w:val="76"/>
        </w:numPr>
      </w:pPr>
      <w:r w:rsidRPr="00220403">
        <w:t>Privacy, informatiebeveiliging en business continuity één gezamenlijke planningscyclus volgen</w:t>
      </w:r>
    </w:p>
    <w:p w14:paraId="7CF0EBC0" w14:textId="77777777" w:rsidR="00220403" w:rsidRPr="00220403" w:rsidRDefault="00220403" w:rsidP="00411345">
      <w:pPr>
        <w:numPr>
          <w:ilvl w:val="0"/>
          <w:numId w:val="76"/>
        </w:numPr>
      </w:pPr>
      <w:r w:rsidRPr="00220403">
        <w:t>Eén integraal risicoregister wordt gehanteerd</w:t>
      </w:r>
    </w:p>
    <w:p w14:paraId="41911751" w14:textId="77777777" w:rsidR="00220403" w:rsidRPr="00220403" w:rsidRDefault="00220403" w:rsidP="00411345">
      <w:pPr>
        <w:numPr>
          <w:ilvl w:val="0"/>
          <w:numId w:val="76"/>
        </w:numPr>
      </w:pPr>
      <w:r w:rsidRPr="00220403">
        <w:t>Eén verbetercyclus wordt toegepast</w:t>
      </w:r>
    </w:p>
    <w:p w14:paraId="76384DEC" w14:textId="77777777" w:rsidR="00220403" w:rsidRPr="00220403" w:rsidRDefault="00220403" w:rsidP="00411345">
      <w:pPr>
        <w:numPr>
          <w:ilvl w:val="0"/>
          <w:numId w:val="76"/>
        </w:numPr>
      </w:pPr>
      <w:r w:rsidRPr="00220403">
        <w:t>Besluitvorming plaatsvindt op basis van samenhangende informatie</w:t>
      </w:r>
    </w:p>
    <w:p w14:paraId="69124C38" w14:textId="41B17CCF" w:rsidR="00220403" w:rsidRDefault="00220403" w:rsidP="00220403">
      <w:r w:rsidRPr="00220403">
        <w:t>Deze integrale aanpak voorkomt dubbelingen en versterkt bestuurlijke sturing</w:t>
      </w:r>
      <w:r w:rsidR="00F031D7">
        <w:t>.</w:t>
      </w:r>
    </w:p>
    <w:p w14:paraId="203D9671" w14:textId="77777777" w:rsidR="00F031D7" w:rsidRDefault="00F031D7" w:rsidP="00220403"/>
    <w:p w14:paraId="0FEF4B5A" w14:textId="3CB3CEB9" w:rsidR="00F031D7" w:rsidRDefault="00F031D7" w:rsidP="00F031D7">
      <w:pPr>
        <w:pStyle w:val="Heading2"/>
      </w:pPr>
      <w:bookmarkStart w:id="117" w:name="_Toc224207881"/>
      <w:r>
        <w:t>Evaluatie van de planningcyclus</w:t>
      </w:r>
      <w:bookmarkEnd w:id="117"/>
    </w:p>
    <w:p w14:paraId="63EEFC4D" w14:textId="15DEEA32" w:rsidR="00F031D7" w:rsidRPr="00F031D7" w:rsidRDefault="00F031D7" w:rsidP="00F031D7">
      <w:r w:rsidRPr="00F031D7">
        <w:t xml:space="preserve">De effectiviteit van de planningscyclus wordt minimaal jaarlijks beoordeeld tijdens de </w:t>
      </w:r>
      <w:r>
        <w:t>directiebeoordeling</w:t>
      </w:r>
      <w:r w:rsidRPr="00F031D7">
        <w:t>.</w:t>
      </w:r>
    </w:p>
    <w:p w14:paraId="6251F20F" w14:textId="77777777" w:rsidR="00F031D7" w:rsidRPr="00F031D7" w:rsidRDefault="00F031D7" w:rsidP="00F031D7">
      <w:r w:rsidRPr="00F031D7">
        <w:t>Hierbij wordt gekeken naar:</w:t>
      </w:r>
    </w:p>
    <w:p w14:paraId="7CC00C5A" w14:textId="77777777" w:rsidR="00F031D7" w:rsidRPr="00F031D7" w:rsidRDefault="00F031D7" w:rsidP="00411345">
      <w:pPr>
        <w:numPr>
          <w:ilvl w:val="0"/>
          <w:numId w:val="77"/>
        </w:numPr>
      </w:pPr>
      <w:r w:rsidRPr="00F031D7">
        <w:t>Actualiteit van risicoanalyses</w:t>
      </w:r>
    </w:p>
    <w:p w14:paraId="6EA6CFE7" w14:textId="77777777" w:rsidR="00F031D7" w:rsidRPr="00F031D7" w:rsidRDefault="00F031D7" w:rsidP="00411345">
      <w:pPr>
        <w:numPr>
          <w:ilvl w:val="0"/>
          <w:numId w:val="77"/>
        </w:numPr>
      </w:pPr>
      <w:r w:rsidRPr="00F031D7">
        <w:t>Realisatie van doelstellingen</w:t>
      </w:r>
    </w:p>
    <w:p w14:paraId="1082D0D3" w14:textId="77777777" w:rsidR="00F031D7" w:rsidRPr="00F031D7" w:rsidRDefault="00F031D7" w:rsidP="00411345">
      <w:pPr>
        <w:numPr>
          <w:ilvl w:val="0"/>
          <w:numId w:val="77"/>
        </w:numPr>
      </w:pPr>
      <w:r w:rsidRPr="00F031D7">
        <w:t>Effectiviteit van corrigerende acties</w:t>
      </w:r>
    </w:p>
    <w:p w14:paraId="0591E488" w14:textId="77777777" w:rsidR="00F031D7" w:rsidRPr="00F031D7" w:rsidRDefault="00F031D7" w:rsidP="00411345">
      <w:pPr>
        <w:numPr>
          <w:ilvl w:val="0"/>
          <w:numId w:val="77"/>
        </w:numPr>
      </w:pPr>
      <w:r w:rsidRPr="00F031D7">
        <w:t>Aansluiting bij strategische ontwikkelingen</w:t>
      </w:r>
    </w:p>
    <w:p w14:paraId="48F8D985" w14:textId="77777777" w:rsidR="00F031D7" w:rsidRPr="00F031D7" w:rsidRDefault="00F031D7" w:rsidP="00F031D7">
      <w:r w:rsidRPr="00F031D7">
        <w:t>Op basis hiervan wordt de planningsmethodiek indien nodig aangepast.</w:t>
      </w:r>
    </w:p>
    <w:p w14:paraId="194B1E40" w14:textId="77777777" w:rsidR="00F031D7" w:rsidRPr="00F031D7" w:rsidRDefault="00F031D7" w:rsidP="00F031D7"/>
    <w:p w14:paraId="57795AC2" w14:textId="77777777" w:rsidR="00220403" w:rsidRPr="00220403" w:rsidRDefault="00220403" w:rsidP="00220403"/>
    <w:p w14:paraId="575A62C5" w14:textId="568A2E88" w:rsidR="006D310B" w:rsidRDefault="006D310B" w:rsidP="006D310B">
      <w:pPr>
        <w:pStyle w:val="Heading1"/>
      </w:pPr>
      <w:bookmarkStart w:id="118" w:name="_Toc224207882"/>
      <w:r>
        <w:t>Ondersteuning</w:t>
      </w:r>
      <w:bookmarkEnd w:id="118"/>
    </w:p>
    <w:p w14:paraId="292136FD" w14:textId="7522688A" w:rsidR="006D310B" w:rsidRDefault="00FC017D" w:rsidP="00FC017D">
      <w:pPr>
        <w:pStyle w:val="Heading2"/>
      </w:pPr>
      <w:bookmarkStart w:id="119" w:name="_Toc224207883"/>
      <w:r>
        <w:t>Middelen</w:t>
      </w:r>
      <w:bookmarkEnd w:id="119"/>
    </w:p>
    <w:p w14:paraId="0ABE5A30" w14:textId="0BF21510" w:rsidR="001A73F1" w:rsidRDefault="005C59DA" w:rsidP="006D310B">
      <w:r w:rsidRPr="005C59DA">
        <w:t xml:space="preserve">Het </w:t>
      </w:r>
      <w:r>
        <w:t>directie</w:t>
      </w:r>
      <w:r w:rsidRPr="005C59DA">
        <w:t>team ondersteun</w:t>
      </w:r>
      <w:r w:rsidR="006E46C2">
        <w:t>t</w:t>
      </w:r>
      <w:r w:rsidRPr="005C59DA">
        <w:t xml:space="preserve"> het IMS via de aangestelde</w:t>
      </w:r>
      <w:r w:rsidR="006E46C2">
        <w:t xml:space="preserve"> SIMS en TIMS. Er worden</w:t>
      </w:r>
      <w:r w:rsidRPr="005C59DA">
        <w:t xml:space="preserve"> voldoende financiële middelen en </w:t>
      </w:r>
      <w:r w:rsidR="002C4A18" w:rsidRPr="005C59DA">
        <w:t xml:space="preserve">tooling </w:t>
      </w:r>
      <w:r w:rsidR="002C4A18">
        <w:t xml:space="preserve">beschikbaar gesteld </w:t>
      </w:r>
      <w:r w:rsidRPr="005C59DA">
        <w:t>om het IMS op te zetten, te implementeren, te onderhouden en continu te verbeteren.</w:t>
      </w:r>
      <w:r w:rsidR="002C4A18">
        <w:t xml:space="preserve"> Wanneer blijkt dat middelen niet meer toereikend zijn kan het TIMS</w:t>
      </w:r>
      <w:r w:rsidR="00AD4F59">
        <w:t xml:space="preserve"> in afstemming met het SIMS</w:t>
      </w:r>
      <w:r w:rsidR="002C4A18">
        <w:t xml:space="preserve"> </w:t>
      </w:r>
      <w:r w:rsidR="00AD4F59">
        <w:t>het directieteam verzoeken om aanvullende middelen beschikbaar te stellen.</w:t>
      </w:r>
      <w:r w:rsidR="007B02C5">
        <w:t xml:space="preserve"> </w:t>
      </w:r>
      <w:r w:rsidR="002C4A18">
        <w:t xml:space="preserve"> </w:t>
      </w:r>
    </w:p>
    <w:p w14:paraId="0243AADD" w14:textId="77777777" w:rsidR="002C4A18" w:rsidRDefault="002C4A18" w:rsidP="006D310B"/>
    <w:p w14:paraId="5134AA4E" w14:textId="61684282" w:rsidR="00FC017D" w:rsidRDefault="00FC017D" w:rsidP="00FC017D">
      <w:pPr>
        <w:pStyle w:val="Heading2"/>
      </w:pPr>
      <w:bookmarkStart w:id="120" w:name="_Toc224207884"/>
      <w:r>
        <w:t>Competenties</w:t>
      </w:r>
      <w:bookmarkEnd w:id="120"/>
    </w:p>
    <w:p w14:paraId="0E5B53E4" w14:textId="1CDAF8F7" w:rsidR="001A73F1" w:rsidRDefault="001A73F1" w:rsidP="001A73F1">
      <w:r>
        <w:t>Mensen kunnen het IMS alleen adequaat ondersteunen als ze voldoende bekwaam zijn. De organisatie zorgt voor deze competentie door middel van:</w:t>
      </w:r>
    </w:p>
    <w:p w14:paraId="60AE05E7" w14:textId="2E4D6F39" w:rsidR="001A73F1" w:rsidRDefault="001A73F1" w:rsidP="001A73F1">
      <w:r>
        <w:t>•</w:t>
      </w:r>
      <w:r>
        <w:tab/>
        <w:t>Een duidelijke rolbeschrijving voor de betrokken rollen in het IMS;</w:t>
      </w:r>
    </w:p>
    <w:p w14:paraId="0F2551FA" w14:textId="77777777" w:rsidR="001A73F1" w:rsidRDefault="001A73F1" w:rsidP="001A73F1">
      <w:r>
        <w:t>•</w:t>
      </w:r>
      <w:r>
        <w:tab/>
        <w:t>Duidelijke rollen en verantwoordelijkheden voor iedereen die werkt met onze informatie;</w:t>
      </w:r>
    </w:p>
    <w:p w14:paraId="629DC5E3" w14:textId="77777777" w:rsidR="009E7D71" w:rsidRDefault="009E7D71" w:rsidP="001A73F1"/>
    <w:p w14:paraId="641E2A99" w14:textId="3D51D16A" w:rsidR="00FC017D" w:rsidRDefault="004E0C0E" w:rsidP="004E0C0E">
      <w:pPr>
        <w:pStyle w:val="Heading2"/>
      </w:pPr>
      <w:bookmarkStart w:id="121" w:name="_Toc224207885"/>
      <w:r>
        <w:t>Bewustzijn</w:t>
      </w:r>
      <w:bookmarkEnd w:id="121"/>
    </w:p>
    <w:p w14:paraId="271CA43E" w14:textId="0CF15BA1" w:rsidR="004E0C0E" w:rsidRDefault="00022806" w:rsidP="004E0C0E">
      <w:r w:rsidRPr="00022806">
        <w:t>Een deel van de opleiding voor iedereen die met onze informatie werkt omvat bewustzijn en begrip van het informatiebeveiliging</w:t>
      </w:r>
      <w:r>
        <w:t xml:space="preserve"> en het privacy </w:t>
      </w:r>
      <w:r w:rsidRPr="00022806">
        <w:t>beleid, de verwachtingen op het gebied van informatiebeveiliging</w:t>
      </w:r>
      <w:r w:rsidR="00465685">
        <w:t xml:space="preserve"> en privacy</w:t>
      </w:r>
      <w:r w:rsidRPr="00022806">
        <w:t xml:space="preserve"> voor al het personeel en de implicaties van het niet naleven van </w:t>
      </w:r>
      <w:r w:rsidR="00465685">
        <w:t>de</w:t>
      </w:r>
      <w:r w:rsidRPr="00022806">
        <w:t xml:space="preserve"> IMS-verplichtingen.</w:t>
      </w:r>
    </w:p>
    <w:p w14:paraId="2FA22D1E" w14:textId="77777777" w:rsidR="00022806" w:rsidRDefault="00022806" w:rsidP="004E0C0E"/>
    <w:p w14:paraId="7ADDCC90" w14:textId="5198D2FD" w:rsidR="004E0C0E" w:rsidRDefault="004E0C0E" w:rsidP="004E0C0E">
      <w:pPr>
        <w:pStyle w:val="Heading2"/>
      </w:pPr>
      <w:bookmarkStart w:id="122" w:name="_Toc224207886"/>
      <w:r>
        <w:t>Communicatie</w:t>
      </w:r>
      <w:bookmarkEnd w:id="122"/>
    </w:p>
    <w:p w14:paraId="54D49E9F" w14:textId="66546FB1" w:rsidR="00210322" w:rsidRDefault="00210322" w:rsidP="00210322">
      <w:r>
        <w:t>Om een adequaat begrip van het IMS te garanderen, communiceren we regelmatig met verschillende groepen belanghebbenden, zowel intern als extern. Deze mededelingen omvatten:</w:t>
      </w:r>
    </w:p>
    <w:p w14:paraId="7BD61E9D" w14:textId="77777777" w:rsidR="00210322" w:rsidRDefault="00210322" w:rsidP="00210322">
      <w:r>
        <w:t>•</w:t>
      </w:r>
      <w:r>
        <w:tab/>
        <w:t>Regelmatige nieuwsberichten n.a.v. potentiële incidenten en verhoogde risico’s;</w:t>
      </w:r>
    </w:p>
    <w:p w14:paraId="6061599B" w14:textId="3053F946" w:rsidR="00210322" w:rsidRDefault="00210322" w:rsidP="00210322">
      <w:r>
        <w:t>•</w:t>
      </w:r>
      <w:r>
        <w:tab/>
        <w:t xml:space="preserve">Jaarlijkse directiebeoordelingen die door </w:t>
      </w:r>
      <w:r w:rsidR="004F7C73">
        <w:t>het TIMS</w:t>
      </w:r>
      <w:r>
        <w:t xml:space="preserve"> worden opgesteld;</w:t>
      </w:r>
    </w:p>
    <w:p w14:paraId="11B770CB" w14:textId="1021A209" w:rsidR="00210322" w:rsidRDefault="00210322" w:rsidP="00210322">
      <w:r>
        <w:t>•</w:t>
      </w:r>
      <w:r>
        <w:tab/>
        <w:t xml:space="preserve">Organisatie-brede nieuwsberichten en blogs indien nodig voor iedereen in de organisatie, opgesteld door </w:t>
      </w:r>
      <w:r w:rsidR="004F7C73">
        <w:t>de discipline eigenaren of gedelegeerden</w:t>
      </w:r>
      <w:r>
        <w:t>;</w:t>
      </w:r>
    </w:p>
    <w:p w14:paraId="456EDB49" w14:textId="77777777" w:rsidR="00210322" w:rsidRDefault="00210322" w:rsidP="00210322">
      <w:r>
        <w:t>•</w:t>
      </w:r>
      <w:r>
        <w:tab/>
        <w:t>Updates over het informatiebeveiligingsbeleid aan alle belanghebbenden;</w:t>
      </w:r>
    </w:p>
    <w:p w14:paraId="1A9FBD5A" w14:textId="59CB765C" w:rsidR="004E0C0E" w:rsidRDefault="00210322" w:rsidP="00210322">
      <w:r>
        <w:t xml:space="preserve">Dergelijke communicatie zal voornamelijk plaatsvinden via digitale middelen zoals de website van </w:t>
      </w:r>
      <w:r w:rsidR="004F7C73">
        <w:t>de Gemeente Leiden</w:t>
      </w:r>
      <w:r>
        <w:t>, intranet en e-mails.</w:t>
      </w:r>
    </w:p>
    <w:p w14:paraId="2C577089" w14:textId="77777777" w:rsidR="004F7C73" w:rsidRDefault="004F7C73" w:rsidP="00210322"/>
    <w:p w14:paraId="2E06BEA7" w14:textId="3CC5C13B" w:rsidR="004E0C0E" w:rsidRDefault="004E0C0E" w:rsidP="00A44DA9">
      <w:pPr>
        <w:pStyle w:val="Heading2"/>
      </w:pPr>
      <w:bookmarkStart w:id="123" w:name="_Toc224207887"/>
      <w:r>
        <w:t>Gedocumenteerde informatie</w:t>
      </w:r>
      <w:bookmarkEnd w:id="123"/>
    </w:p>
    <w:p w14:paraId="5EA7349E" w14:textId="1C4A3472" w:rsidR="004E0C0E" w:rsidRDefault="00A44DA9" w:rsidP="00A44DA9">
      <w:pPr>
        <w:pStyle w:val="Heading3"/>
      </w:pPr>
      <w:bookmarkStart w:id="124" w:name="_Toc224207888"/>
      <w:r>
        <w:t>Algemeen</w:t>
      </w:r>
      <w:bookmarkEnd w:id="124"/>
    </w:p>
    <w:p w14:paraId="42CB8E61" w14:textId="09FC5468" w:rsidR="008B66A8" w:rsidRDefault="008B66A8" w:rsidP="008B66A8">
      <w:r>
        <w:t>We zorgen ervoor dat geschikte, gedocumenteerde informatie het IMS ondersteunt, zoals:</w:t>
      </w:r>
    </w:p>
    <w:p w14:paraId="162201FF" w14:textId="262EC578" w:rsidR="008B66A8" w:rsidRDefault="008B66A8" w:rsidP="008B66A8">
      <w:r>
        <w:t>•</w:t>
      </w:r>
      <w:r>
        <w:tab/>
        <w:t>Het IMS-handboek;</w:t>
      </w:r>
    </w:p>
    <w:p w14:paraId="31B3568D" w14:textId="66886A41" w:rsidR="008B66A8" w:rsidRDefault="008B66A8" w:rsidP="008B66A8">
      <w:r>
        <w:t>•</w:t>
      </w:r>
      <w:r>
        <w:tab/>
        <w:t>Het risico</w:t>
      </w:r>
      <w:r w:rsidR="00B02EFA">
        <w:t>managementproces</w:t>
      </w:r>
      <w:r>
        <w:t>;</w:t>
      </w:r>
    </w:p>
    <w:p w14:paraId="480C1A91" w14:textId="77777777" w:rsidR="008B66A8" w:rsidRDefault="008B66A8" w:rsidP="008B66A8">
      <w:r>
        <w:t>•</w:t>
      </w:r>
      <w:r>
        <w:tab/>
        <w:t>Het Informatiebeveiligingsbeleid en andere bijbehorende informatiebeveiligingsnormen;</w:t>
      </w:r>
    </w:p>
    <w:p w14:paraId="1364011F" w14:textId="77777777" w:rsidR="008B66A8" w:rsidRDefault="008B66A8" w:rsidP="008B66A8">
      <w:r>
        <w:t>•</w:t>
      </w:r>
      <w:r>
        <w:tab/>
        <w:t>Processen ter ondersteuning van informatiebeveiliging;</w:t>
      </w:r>
    </w:p>
    <w:p w14:paraId="7E8BD0EF" w14:textId="6B5A508D" w:rsidR="008B66A8" w:rsidRDefault="008B66A8" w:rsidP="008B66A8">
      <w:r>
        <w:t>•</w:t>
      </w:r>
      <w:r>
        <w:tab/>
        <w:t>Sjablonen ter ondersteuning van standaardisatie van het IMS;</w:t>
      </w:r>
    </w:p>
    <w:p w14:paraId="54DB5663" w14:textId="77777777" w:rsidR="008B66A8" w:rsidRDefault="008B66A8" w:rsidP="008B66A8">
      <w:r>
        <w:t>•</w:t>
      </w:r>
      <w:r>
        <w:tab/>
        <w:t>Een centraal beheerd risicoregister;</w:t>
      </w:r>
    </w:p>
    <w:p w14:paraId="7D8DEDA7" w14:textId="77777777" w:rsidR="008B66A8" w:rsidRDefault="008B66A8" w:rsidP="008B66A8">
      <w:r>
        <w:t>•</w:t>
      </w:r>
      <w:r>
        <w:tab/>
        <w:t>Een Verklaring van Toepasselijkheid (VvT);</w:t>
      </w:r>
    </w:p>
    <w:p w14:paraId="2C0110DF" w14:textId="5ECFDB5B" w:rsidR="00A44DA9" w:rsidRPr="00A44DA9" w:rsidRDefault="008B66A8" w:rsidP="008B66A8">
      <w:r>
        <w:t>•</w:t>
      </w:r>
      <w:r>
        <w:tab/>
        <w:t>Een centrale opslagplaats voor alle ISO-bronnen.</w:t>
      </w:r>
    </w:p>
    <w:p w14:paraId="4DE1F2F3" w14:textId="77777777" w:rsidR="004E0C0E" w:rsidRDefault="004E0C0E" w:rsidP="004E0C0E"/>
    <w:p w14:paraId="2E93B728" w14:textId="525C5E9B" w:rsidR="008B66A8" w:rsidRDefault="008B66A8" w:rsidP="008B66A8">
      <w:pPr>
        <w:pStyle w:val="Heading3"/>
      </w:pPr>
      <w:bookmarkStart w:id="125" w:name="_Toc224207889"/>
      <w:r>
        <w:t>Creëren en actualiseren</w:t>
      </w:r>
      <w:bookmarkEnd w:id="125"/>
    </w:p>
    <w:p w14:paraId="1B2308D3" w14:textId="31DD6597" w:rsidR="00512E6E" w:rsidRDefault="00512E6E" w:rsidP="00512E6E">
      <w:r w:rsidRPr="00512E6E">
        <w:t xml:space="preserve">Alle documenten met betrekking tot het ISMS moeten een titel, aanmaakdatum en auteur bevatten. Elk document geeft eventuele beoordelings- en goedkeuringsvereisten op. Deze eisen staan beschreven in </w:t>
      </w:r>
      <w:r w:rsidRPr="00512E6E">
        <w:rPr>
          <w:highlight w:val="yellow"/>
        </w:rPr>
        <w:t>ons Documentbeheersproces</w:t>
      </w:r>
      <w:r w:rsidRPr="00512E6E">
        <w:t>.</w:t>
      </w:r>
    </w:p>
    <w:p w14:paraId="2DC8FD27" w14:textId="77777777" w:rsidR="00512E6E" w:rsidRDefault="00512E6E" w:rsidP="00512E6E"/>
    <w:p w14:paraId="4C7D1432" w14:textId="3B6CE4F1" w:rsidR="00512E6E" w:rsidRDefault="00512E6E" w:rsidP="00512E6E">
      <w:pPr>
        <w:pStyle w:val="Heading3"/>
      </w:pPr>
      <w:bookmarkStart w:id="126" w:name="_Toc224207890"/>
      <w:r>
        <w:t xml:space="preserve">Beheer van </w:t>
      </w:r>
      <w:r w:rsidR="008A7938">
        <w:t>IMS-documenten</w:t>
      </w:r>
      <w:bookmarkEnd w:id="126"/>
    </w:p>
    <w:p w14:paraId="0C82FABA" w14:textId="11C91ACE" w:rsidR="008A7938" w:rsidRPr="008A7938" w:rsidRDefault="008A7938" w:rsidP="008A7938">
      <w:r w:rsidRPr="008A7938">
        <w:t xml:space="preserve">Alle documenten met betrekking tot het IMS moeten het </w:t>
      </w:r>
      <w:r w:rsidRPr="008A7938">
        <w:rPr>
          <w:highlight w:val="yellow"/>
        </w:rPr>
        <w:t>Documentbeheersproces</w:t>
      </w:r>
      <w:r w:rsidRPr="008A7938">
        <w:t xml:space="preserve"> volgen, waarin de verwachtingen voor versiebeheer, goedkeuring, gegevensclassificatie en andere belangrijke beheer factoren worden beschreven.</w:t>
      </w:r>
    </w:p>
    <w:p w14:paraId="3A3E5319" w14:textId="7AA6A097" w:rsidR="006D310B" w:rsidRDefault="006D310B" w:rsidP="006D310B">
      <w:pPr>
        <w:pStyle w:val="Heading1"/>
      </w:pPr>
      <w:bookmarkStart w:id="127" w:name="_Toc224207891"/>
      <w:r>
        <w:t>Uitvoering</w:t>
      </w:r>
      <w:bookmarkEnd w:id="127"/>
    </w:p>
    <w:p w14:paraId="6E9B73A5" w14:textId="735163E9" w:rsidR="006D310B" w:rsidRDefault="007C2169" w:rsidP="007C2169">
      <w:pPr>
        <w:pStyle w:val="Heading2"/>
      </w:pPr>
      <w:bookmarkStart w:id="128" w:name="_Toc224207892"/>
      <w:r>
        <w:t>Operationele planning en beheersing</w:t>
      </w:r>
      <w:bookmarkEnd w:id="128"/>
    </w:p>
    <w:p w14:paraId="7F4A9D69" w14:textId="77777777" w:rsidR="00473F2C" w:rsidRDefault="00473F2C" w:rsidP="00473F2C">
      <w:r w:rsidRPr="00473F2C">
        <w:t>We hebben een reeks processen, procedures en controles gedefinieerd en geïmplementeerd om te voldoen aan de eisen van het beheersysteem, evenals de eisen die zijn afgeleid van de risicobeoordeling. Enkele van de belangrijkste procedures en processen worden hieronder gespecificeerd:</w:t>
      </w:r>
    </w:p>
    <w:p w14:paraId="2A4AE7AE" w14:textId="77777777" w:rsidR="00473F2C" w:rsidRPr="00473F2C" w:rsidRDefault="00473F2C" w:rsidP="00473F2C"/>
    <w:tbl>
      <w:tblPr>
        <w:tblW w:w="10349" w:type="dxa"/>
        <w:tblInd w:w="-426" w:type="dxa"/>
        <w:tblLayout w:type="fixed"/>
        <w:tblLook w:val="04A0" w:firstRow="1" w:lastRow="0" w:firstColumn="1" w:lastColumn="0" w:noHBand="0" w:noVBand="1"/>
      </w:tblPr>
      <w:tblGrid>
        <w:gridCol w:w="5529"/>
        <w:gridCol w:w="4820"/>
      </w:tblGrid>
      <w:tr w:rsidR="00473F2C" w:rsidRPr="00473F2C" w14:paraId="52838593" w14:textId="77777777" w:rsidTr="00F16B89">
        <w:tc>
          <w:tcPr>
            <w:tcW w:w="5529" w:type="dxa"/>
            <w:hideMark/>
          </w:tcPr>
          <w:p w14:paraId="6C85BF33" w14:textId="77777777" w:rsidR="00473F2C" w:rsidRPr="00473F2C" w:rsidRDefault="00473F2C" w:rsidP="00411345">
            <w:pPr>
              <w:numPr>
                <w:ilvl w:val="0"/>
                <w:numId w:val="22"/>
              </w:numPr>
            </w:pPr>
            <w:r w:rsidRPr="00473F2C">
              <w:t>Informatiebeveiligingscontinuïteit</w:t>
            </w:r>
          </w:p>
          <w:p w14:paraId="620503AF" w14:textId="77777777" w:rsidR="00473F2C" w:rsidRPr="00473F2C" w:rsidRDefault="00473F2C" w:rsidP="00411345">
            <w:pPr>
              <w:numPr>
                <w:ilvl w:val="0"/>
                <w:numId w:val="22"/>
              </w:numPr>
            </w:pPr>
            <w:r w:rsidRPr="00473F2C">
              <w:t>Beheersing van operationele software</w:t>
            </w:r>
          </w:p>
          <w:p w14:paraId="756B29A9" w14:textId="01690F41" w:rsidR="00473F2C" w:rsidRPr="00473F2C" w:rsidRDefault="00FB3F9C" w:rsidP="00411345">
            <w:pPr>
              <w:numPr>
                <w:ilvl w:val="0"/>
                <w:numId w:val="22"/>
              </w:numPr>
            </w:pPr>
            <w:r>
              <w:t>HR-procedures, zoals screening</w:t>
            </w:r>
          </w:p>
          <w:p w14:paraId="2B2A3779" w14:textId="77777777" w:rsidR="00473F2C" w:rsidRPr="00473F2C" w:rsidRDefault="00473F2C" w:rsidP="00411345">
            <w:pPr>
              <w:numPr>
                <w:ilvl w:val="0"/>
                <w:numId w:val="22"/>
              </w:numPr>
            </w:pPr>
            <w:r w:rsidRPr="00473F2C">
              <w:t>Informatiebeveiligingsbeleid</w:t>
            </w:r>
          </w:p>
          <w:p w14:paraId="0D9EF932" w14:textId="744CC052" w:rsidR="00473F2C" w:rsidRPr="00473F2C" w:rsidRDefault="00FB3F9C" w:rsidP="00411345">
            <w:pPr>
              <w:numPr>
                <w:ilvl w:val="0"/>
                <w:numId w:val="22"/>
              </w:numPr>
            </w:pPr>
            <w:r>
              <w:t>Leveranciersmanagement</w:t>
            </w:r>
          </w:p>
          <w:p w14:paraId="26CABDA5" w14:textId="77777777" w:rsidR="00473F2C" w:rsidRPr="00473F2C" w:rsidRDefault="00473F2C" w:rsidP="00411345">
            <w:pPr>
              <w:numPr>
                <w:ilvl w:val="0"/>
                <w:numId w:val="22"/>
              </w:numPr>
            </w:pPr>
            <w:r w:rsidRPr="00473F2C">
              <w:t>Verslaglegging en monitoren</w:t>
            </w:r>
          </w:p>
          <w:p w14:paraId="4ADA2B8C" w14:textId="77777777" w:rsidR="00473F2C" w:rsidRPr="00473F2C" w:rsidRDefault="00473F2C" w:rsidP="00411345">
            <w:pPr>
              <w:numPr>
                <w:ilvl w:val="0"/>
                <w:numId w:val="22"/>
              </w:numPr>
            </w:pPr>
            <w:r w:rsidRPr="00473F2C">
              <w:t>Documentbeheersproces</w:t>
            </w:r>
          </w:p>
        </w:tc>
        <w:tc>
          <w:tcPr>
            <w:tcW w:w="4820" w:type="dxa"/>
            <w:hideMark/>
          </w:tcPr>
          <w:p w14:paraId="2EC57413" w14:textId="77777777" w:rsidR="00473F2C" w:rsidRPr="00473F2C" w:rsidRDefault="00473F2C" w:rsidP="00411345">
            <w:pPr>
              <w:numPr>
                <w:ilvl w:val="0"/>
                <w:numId w:val="22"/>
              </w:numPr>
            </w:pPr>
            <w:r w:rsidRPr="00473F2C">
              <w:t>Toegangsbeveiliging</w:t>
            </w:r>
          </w:p>
          <w:p w14:paraId="6802CB0D" w14:textId="77777777" w:rsidR="00473F2C" w:rsidRPr="00473F2C" w:rsidRDefault="00473F2C" w:rsidP="00411345">
            <w:pPr>
              <w:numPr>
                <w:ilvl w:val="0"/>
                <w:numId w:val="22"/>
              </w:numPr>
            </w:pPr>
            <w:r w:rsidRPr="00473F2C">
              <w:t>Wijzigingenbeheer</w:t>
            </w:r>
          </w:p>
          <w:p w14:paraId="4E349CDF" w14:textId="77777777" w:rsidR="00473F2C" w:rsidRPr="00473F2C" w:rsidRDefault="00473F2C" w:rsidP="00411345">
            <w:pPr>
              <w:numPr>
                <w:ilvl w:val="0"/>
                <w:numId w:val="22"/>
              </w:numPr>
            </w:pPr>
            <w:r w:rsidRPr="00473F2C">
              <w:t>Incidentenbeheer</w:t>
            </w:r>
          </w:p>
          <w:p w14:paraId="5372E71C" w14:textId="3908CFF7" w:rsidR="00473F2C" w:rsidRPr="00473F2C" w:rsidRDefault="00473F2C" w:rsidP="00411345">
            <w:pPr>
              <w:numPr>
                <w:ilvl w:val="0"/>
                <w:numId w:val="22"/>
              </w:numPr>
            </w:pPr>
            <w:r w:rsidRPr="00473F2C">
              <w:t>Informatiebeveiligingsbeoordelingen</w:t>
            </w:r>
          </w:p>
          <w:p w14:paraId="7A18FDAD" w14:textId="514D22F5" w:rsidR="00473F2C" w:rsidRPr="00473F2C" w:rsidRDefault="00473F2C" w:rsidP="00411345">
            <w:pPr>
              <w:numPr>
                <w:ilvl w:val="0"/>
                <w:numId w:val="22"/>
              </w:numPr>
            </w:pPr>
            <w:r w:rsidRPr="00473F2C">
              <w:t>Back-up</w:t>
            </w:r>
            <w:r w:rsidR="00FB3F9C">
              <w:t xml:space="preserve"> beleid</w:t>
            </w:r>
          </w:p>
          <w:p w14:paraId="2BC8D441" w14:textId="77777777" w:rsidR="00473F2C" w:rsidRPr="00473F2C" w:rsidRDefault="00473F2C" w:rsidP="00411345">
            <w:pPr>
              <w:numPr>
                <w:ilvl w:val="0"/>
                <w:numId w:val="22"/>
              </w:numPr>
            </w:pPr>
            <w:r w:rsidRPr="00473F2C">
              <w:t>Interne auditprocedure</w:t>
            </w:r>
          </w:p>
        </w:tc>
      </w:tr>
    </w:tbl>
    <w:p w14:paraId="132A37CB" w14:textId="77777777" w:rsidR="007C2169" w:rsidRPr="007C2169" w:rsidRDefault="007C2169" w:rsidP="007C2169"/>
    <w:p w14:paraId="3DE94FEC" w14:textId="6EF30B97" w:rsidR="006D310B" w:rsidRDefault="00FD3C5A" w:rsidP="00FD3C5A">
      <w:pPr>
        <w:pStyle w:val="Heading3"/>
      </w:pPr>
      <w:bookmarkStart w:id="129" w:name="_Toc224207893"/>
      <w:r>
        <w:t>Adresseren van de doelstellingen</w:t>
      </w:r>
      <w:bookmarkEnd w:id="129"/>
    </w:p>
    <w:p w14:paraId="1407D54B" w14:textId="3C7914EC" w:rsidR="00FD3C5A" w:rsidRDefault="004E5EEA" w:rsidP="00FD3C5A">
      <w:r w:rsidRPr="004E5EEA">
        <w:t>Om te voldoen aan de in paragraaf 6.2 beschreven doelstellingen, nemen we de in het addendum beschreven maatregelen.</w:t>
      </w:r>
    </w:p>
    <w:p w14:paraId="4B861F38" w14:textId="77777777" w:rsidR="009E7D71" w:rsidRPr="00FD3C5A" w:rsidRDefault="009E7D71" w:rsidP="00FD3C5A"/>
    <w:p w14:paraId="6BF67888" w14:textId="4F5C8023" w:rsidR="00F16B89" w:rsidRDefault="00042357" w:rsidP="00F16B89">
      <w:pPr>
        <w:pStyle w:val="Heading2"/>
      </w:pPr>
      <w:bookmarkStart w:id="130" w:name="_Toc224207894"/>
      <w:r>
        <w:t>Risicobeoordeling</w:t>
      </w:r>
      <w:bookmarkEnd w:id="130"/>
      <w:r>
        <w:t xml:space="preserve"> </w:t>
      </w:r>
    </w:p>
    <w:p w14:paraId="210C3A5B" w14:textId="3EA98653" w:rsidR="00612DD8" w:rsidRDefault="00C47501" w:rsidP="00C47501">
      <w:r>
        <w:t>Alle risicoanalyses volgen het risicomanagement proces</w:t>
      </w:r>
      <w:r w:rsidR="00B02EFA">
        <w:t xml:space="preserve"> te vinden in bijlage 3 van dit document</w:t>
      </w:r>
      <w:r>
        <w:t xml:space="preserve">. </w:t>
      </w:r>
      <w:r w:rsidR="00612DD8">
        <w:t xml:space="preserve">In bijlage 3 is ook te vinden hoe de kwantificatie van kans en impact eruit dient te zien, en hoe de matrix </w:t>
      </w:r>
      <w:r w:rsidR="00484BE2">
        <w:t>eruitziet</w:t>
      </w:r>
      <w:r w:rsidR="00612DD8">
        <w:t>.</w:t>
      </w:r>
    </w:p>
    <w:p w14:paraId="1CAB5864" w14:textId="77777777" w:rsidR="00612DD8" w:rsidRDefault="00612DD8" w:rsidP="00C47501"/>
    <w:p w14:paraId="76E28109" w14:textId="6D276DC7" w:rsidR="00C47501" w:rsidRDefault="00B02EFA" w:rsidP="00C47501">
      <w:r>
        <w:t xml:space="preserve">Het kan zijn dat voor de specifieke disciplines aanvullende richtlijnen worden opgeschreven om zo beter aan te sluiten op </w:t>
      </w:r>
      <w:r w:rsidR="00443DF3">
        <w:t xml:space="preserve">de aard van de risicoanalyse. Deze aanvullende richtlijnen worden beoordeeld en goedgekeurd door het TIMS. Verwijzingen naar deze richtlijnen zullen worden opgenomen in </w:t>
      </w:r>
      <w:r w:rsidR="00B205E4">
        <w:t>bijlage 3.</w:t>
      </w:r>
    </w:p>
    <w:p w14:paraId="323B44CE" w14:textId="77777777" w:rsidR="00B205E4" w:rsidRPr="00C47501" w:rsidRDefault="00B205E4" w:rsidP="00C47501"/>
    <w:p w14:paraId="0FAAE813" w14:textId="6543076C" w:rsidR="006F1123" w:rsidRDefault="006F1123" w:rsidP="006F1123">
      <w:pPr>
        <w:pStyle w:val="Heading3"/>
      </w:pPr>
      <w:bookmarkStart w:id="131" w:name="_Toc224207895"/>
      <w:r>
        <w:t>Strategische risicoanalyse</w:t>
      </w:r>
      <w:bookmarkEnd w:id="131"/>
    </w:p>
    <w:p w14:paraId="3A5E694D" w14:textId="17396EC0" w:rsidR="003F5C8E" w:rsidRDefault="006F1123" w:rsidP="006F1123">
      <w:r>
        <w:t>Ieder jaar wordt een integrale strategische risicoanalyse uitgevoerd</w:t>
      </w:r>
      <w:r w:rsidR="00F74E71">
        <w:t xml:space="preserve">. Deze wordt geïnitieerd door de CARM en samen met de CISO en de BCM’er uitgevoerd. </w:t>
      </w:r>
      <w:r w:rsidR="003C5C5D">
        <w:t xml:space="preserve">De FG heeft hier een adviserende rol. </w:t>
      </w:r>
      <w:r w:rsidR="000B107D">
        <w:t xml:space="preserve">De strategische risicobeoordeling is onderdeel van de </w:t>
      </w:r>
      <w:r w:rsidR="008C40B9">
        <w:t xml:space="preserve">toetsing bij de </w:t>
      </w:r>
      <w:r w:rsidR="000B107D">
        <w:t>directiebeoordeling</w:t>
      </w:r>
      <w:r w:rsidR="00D42F80">
        <w:t>.</w:t>
      </w:r>
      <w:r w:rsidR="003F5C8E">
        <w:t xml:space="preserve"> Alle strategische risico’s worden opgevoerd </w:t>
      </w:r>
      <w:r w:rsidR="00E6624D">
        <w:t>in onze GRC-tool</w:t>
      </w:r>
      <w:r w:rsidR="003F5C8E">
        <w:t xml:space="preserve"> en zijn integraal onderdeel van de P&amp;C cyclus.</w:t>
      </w:r>
    </w:p>
    <w:p w14:paraId="52C776C7" w14:textId="77777777" w:rsidR="003F5C8E" w:rsidRDefault="003F5C8E" w:rsidP="006F1123"/>
    <w:p w14:paraId="1975304B" w14:textId="44A62181" w:rsidR="003F5C8E" w:rsidRDefault="003F5C8E" w:rsidP="006F1123">
      <w:r>
        <w:t xml:space="preserve">De focus van de strategische risicoanalyse is het identificeren, analyseren en monitoren van de grootste </w:t>
      </w:r>
      <w:r w:rsidR="008E5667">
        <w:t>IV-risico’s</w:t>
      </w:r>
      <w:r>
        <w:t xml:space="preserve"> die de Gemeente dusdanig </w:t>
      </w:r>
      <w:r w:rsidR="00C76604">
        <w:t>kunnen raken</w:t>
      </w:r>
      <w:r>
        <w:t xml:space="preserve"> </w:t>
      </w:r>
      <w:r w:rsidR="008F7789">
        <w:t>waardoor de Gemeente kritische of zelfs catastrofale gevolgen ondervindt.</w:t>
      </w:r>
    </w:p>
    <w:p w14:paraId="05E97572" w14:textId="77777777" w:rsidR="003F5C8E" w:rsidRDefault="003F5C8E" w:rsidP="006F1123"/>
    <w:p w14:paraId="59F332CE" w14:textId="085BC341" w:rsidR="00C76604" w:rsidRDefault="00C76604" w:rsidP="006F1123">
      <w:r>
        <w:t xml:space="preserve">In grote lijnen volgt de analyse het proces omschreven in bijlage 3. </w:t>
      </w:r>
      <w:r w:rsidR="008E5667">
        <w:t>Al is de fasering op voorhand al duidelijk aangebracht en is de scope ieder jaar hetzelfde.</w:t>
      </w:r>
    </w:p>
    <w:p w14:paraId="1145BFF2" w14:textId="77777777" w:rsidR="008E5667" w:rsidRDefault="008E5667" w:rsidP="006F1123"/>
    <w:p w14:paraId="52635CD3" w14:textId="03C851C2" w:rsidR="008E5667" w:rsidRDefault="008E5667" w:rsidP="006F1123">
      <w:r w:rsidRPr="005052FE">
        <w:rPr>
          <w:b/>
          <w:bCs/>
          <w:u w:val="single"/>
        </w:rPr>
        <w:t>Scope</w:t>
      </w:r>
      <w:r>
        <w:t>: de volledige IV van de Gemeente Leiden met alle drie de disciplines hierin verwerkt</w:t>
      </w:r>
      <w:r w:rsidR="005052FE">
        <w:t>.</w:t>
      </w:r>
    </w:p>
    <w:p w14:paraId="796298C8" w14:textId="327E2E6E" w:rsidR="005052FE" w:rsidRDefault="005052FE" w:rsidP="006F1123">
      <w:r w:rsidRPr="005052FE">
        <w:rPr>
          <w:b/>
          <w:bCs/>
          <w:u w:val="single"/>
        </w:rPr>
        <w:t>Frequentie</w:t>
      </w:r>
      <w:r>
        <w:t>: ieder jaar</w:t>
      </w:r>
    </w:p>
    <w:p w14:paraId="1FB26B87" w14:textId="45421871" w:rsidR="005052FE" w:rsidRPr="00787B27" w:rsidRDefault="00787B27" w:rsidP="006F1123">
      <w:pPr>
        <w:rPr>
          <w:b/>
          <w:bCs/>
          <w:u w:val="single"/>
        </w:rPr>
      </w:pPr>
      <w:r w:rsidRPr="00787B27">
        <w:rPr>
          <w:b/>
          <w:bCs/>
          <w:u w:val="single"/>
        </w:rPr>
        <w:t>Fasering:</w:t>
      </w:r>
    </w:p>
    <w:p w14:paraId="19A8CB0A" w14:textId="2DB6BC4A" w:rsidR="005052FE" w:rsidRPr="006117D7" w:rsidRDefault="005052FE" w:rsidP="00411345">
      <w:pPr>
        <w:pStyle w:val="ListParagraph"/>
        <w:numPr>
          <w:ilvl w:val="0"/>
          <w:numId w:val="84"/>
        </w:numPr>
      </w:pPr>
      <w:r w:rsidRPr="006117D7">
        <w:t>Intake met CIO</w:t>
      </w:r>
      <w:r w:rsidR="008E6C2E" w:rsidRPr="006117D7">
        <w:t>, CISO, CARM, BISO, BCM’er, IBP manager</w:t>
      </w:r>
      <w:r w:rsidR="006117D7" w:rsidRPr="006117D7">
        <w:t xml:space="preserve"> </w:t>
      </w:r>
      <w:r w:rsidR="006117D7" w:rsidRPr="00616067">
        <w:t>over de scope van</w:t>
      </w:r>
      <w:r w:rsidR="006117D7">
        <w:t xml:space="preserve"> de risicoanalyse en het algemene dreigingsbeeld</w:t>
      </w:r>
    </w:p>
    <w:p w14:paraId="1274D883" w14:textId="15865554" w:rsidR="008E6C2E" w:rsidRDefault="008E6C2E" w:rsidP="00411345">
      <w:pPr>
        <w:pStyle w:val="ListParagraph"/>
        <w:numPr>
          <w:ilvl w:val="0"/>
          <w:numId w:val="84"/>
        </w:numPr>
      </w:pPr>
      <w:r w:rsidRPr="008E6C2E">
        <w:t>Kick-off presentatie met al</w:t>
      </w:r>
      <w:r>
        <w:t>le deelnemer</w:t>
      </w:r>
      <w:r w:rsidR="00704502">
        <w:t>s</w:t>
      </w:r>
    </w:p>
    <w:p w14:paraId="491945AE" w14:textId="6493C4EB" w:rsidR="008E6C2E" w:rsidRDefault="00704502" w:rsidP="00411345">
      <w:pPr>
        <w:pStyle w:val="ListParagraph"/>
        <w:numPr>
          <w:ilvl w:val="0"/>
          <w:numId w:val="84"/>
        </w:numPr>
      </w:pPr>
      <w:r>
        <w:t xml:space="preserve">Interviews met </w:t>
      </w:r>
      <w:r w:rsidR="00D33C3D">
        <w:t>de deelnemers over:</w:t>
      </w:r>
      <w:r w:rsidR="009F56E0">
        <w:t xml:space="preserve"> het dreigingslandschap van de Gemeente, actuele dreigingen specifiek voor de Gemeente Leiden en de reeds geïmplementeerde maatregelen.</w:t>
      </w:r>
    </w:p>
    <w:p w14:paraId="777C58B3" w14:textId="1845126B" w:rsidR="00704502" w:rsidRDefault="00E42C47" w:rsidP="00411345">
      <w:pPr>
        <w:pStyle w:val="ListParagraph"/>
        <w:numPr>
          <w:ilvl w:val="0"/>
          <w:numId w:val="84"/>
        </w:numPr>
      </w:pPr>
      <w:r>
        <w:t>Rapportage tijd</w:t>
      </w:r>
    </w:p>
    <w:p w14:paraId="330BB51A" w14:textId="633BB5AD" w:rsidR="00E42C47" w:rsidRDefault="00E42C47" w:rsidP="00411345">
      <w:pPr>
        <w:pStyle w:val="ListParagraph"/>
        <w:numPr>
          <w:ilvl w:val="0"/>
          <w:numId w:val="84"/>
        </w:numPr>
      </w:pPr>
      <w:r>
        <w:t>Rapportage opleveren aan TIMS, SIMS en Directieteam</w:t>
      </w:r>
    </w:p>
    <w:p w14:paraId="4667B6FA" w14:textId="02F2294F" w:rsidR="00E42C47" w:rsidRDefault="00E42C47" w:rsidP="00411345">
      <w:pPr>
        <w:pStyle w:val="ListParagraph"/>
        <w:numPr>
          <w:ilvl w:val="0"/>
          <w:numId w:val="84"/>
        </w:numPr>
      </w:pPr>
      <w:r>
        <w:t>Risicoworkshop met directieteam om ambitieniveau vast te stellen en resultaten te bespreken</w:t>
      </w:r>
    </w:p>
    <w:p w14:paraId="4839D381" w14:textId="2E55E0CA" w:rsidR="00E42C47" w:rsidRPr="008E6C2E" w:rsidRDefault="00787B27" w:rsidP="00411345">
      <w:pPr>
        <w:pStyle w:val="ListParagraph"/>
        <w:numPr>
          <w:ilvl w:val="0"/>
          <w:numId w:val="84"/>
        </w:numPr>
      </w:pPr>
      <w:r>
        <w:t>Na 6 maanden is de bespreking van de voortgang integraal onderdeel van de directiebeoordeling.</w:t>
      </w:r>
    </w:p>
    <w:p w14:paraId="6C883F84" w14:textId="77777777" w:rsidR="005052FE" w:rsidRPr="008E6C2E" w:rsidRDefault="005052FE" w:rsidP="006F1123"/>
    <w:p w14:paraId="1FE43542" w14:textId="699550E6" w:rsidR="00435D7E" w:rsidRDefault="00435D7E" w:rsidP="00435D7E">
      <w:pPr>
        <w:pStyle w:val="Heading3"/>
      </w:pPr>
      <w:bookmarkStart w:id="132" w:name="_Toc224207896"/>
      <w:r>
        <w:t>Operationele risicoanalyse</w:t>
      </w:r>
      <w:bookmarkEnd w:id="132"/>
    </w:p>
    <w:p w14:paraId="58B736A6" w14:textId="61C397FF" w:rsidR="00435D7E" w:rsidRDefault="00435D7E" w:rsidP="00435D7E">
      <w:commentRangeStart w:id="133"/>
      <w:r>
        <w:t xml:space="preserve">Iedere x.. wordt een operationele risicoanalyse uitgevoerd op een van de kritieke processen. Deze wordt uitgevoerd door de BISO en de BCM’er. </w:t>
      </w:r>
      <w:r w:rsidR="004277A2">
        <w:t>De FG heeft hier een adviserende rol.</w:t>
      </w:r>
    </w:p>
    <w:p w14:paraId="4BA476A8" w14:textId="77777777" w:rsidR="004277A2" w:rsidRDefault="004277A2" w:rsidP="00435D7E"/>
    <w:p w14:paraId="48A04D69" w14:textId="77777777" w:rsidR="0057697C" w:rsidRDefault="0057697C" w:rsidP="0057697C">
      <w:r w:rsidRPr="0057697C">
        <w:rPr>
          <w:highlight w:val="yellow"/>
        </w:rPr>
        <w:t>Of verwijzen naar proces in ander document of hier invoegen.</w:t>
      </w:r>
      <w:commentRangeEnd w:id="133"/>
      <w:r w:rsidR="007F11E3">
        <w:rPr>
          <w:rStyle w:val="CommentReference"/>
          <w:sz w:val="24"/>
          <w:szCs w:val="24"/>
        </w:rPr>
        <w:commentReference w:id="133"/>
      </w:r>
    </w:p>
    <w:p w14:paraId="19CC2B28" w14:textId="77777777" w:rsidR="0057697C" w:rsidRDefault="0057697C" w:rsidP="00435D7E"/>
    <w:p w14:paraId="75915726" w14:textId="5F35FAA1" w:rsidR="004277A2" w:rsidRDefault="004277A2" w:rsidP="004277A2">
      <w:pPr>
        <w:pStyle w:val="Heading3"/>
      </w:pPr>
      <w:bookmarkStart w:id="134" w:name="_Toc224207897"/>
      <w:r>
        <w:t>DPIA’s</w:t>
      </w:r>
      <w:bookmarkEnd w:id="134"/>
    </w:p>
    <w:p w14:paraId="17F04929" w14:textId="23C821D8" w:rsidR="004277A2" w:rsidRPr="004277A2" w:rsidRDefault="00815ADE" w:rsidP="004277A2">
      <w:r>
        <w:t xml:space="preserve">In paragraaf 6.1.2. </w:t>
      </w:r>
      <w:r w:rsidR="00BB6B47">
        <w:t>staat</w:t>
      </w:r>
      <w:r>
        <w:t xml:space="preserve"> uitgelegd wanneer en hoe een DPIA uitgevoerd moet worden.</w:t>
      </w:r>
    </w:p>
    <w:p w14:paraId="503B07D5" w14:textId="77777777" w:rsidR="006F1123" w:rsidRDefault="006F1123" w:rsidP="006F1123"/>
    <w:p w14:paraId="3C19D74D" w14:textId="48B2983A" w:rsidR="00B11BFB" w:rsidRDefault="00B11BFB" w:rsidP="00B11BFB">
      <w:pPr>
        <w:pStyle w:val="Heading3"/>
      </w:pPr>
      <w:bookmarkStart w:id="135" w:name="_Toc224207898"/>
      <w:r>
        <w:t>Overige momenten voor een risicoanalyse</w:t>
      </w:r>
      <w:bookmarkEnd w:id="135"/>
    </w:p>
    <w:p w14:paraId="161838A0" w14:textId="77777777" w:rsidR="00B11BFB" w:rsidRDefault="00B11BFB" w:rsidP="006F1123">
      <w:r>
        <w:t>Er kunnen ook andere belangrijke momenten zijn voor een risicoanalyse, denk aan:</w:t>
      </w:r>
    </w:p>
    <w:p w14:paraId="114201A7" w14:textId="69867298" w:rsidR="00B11BFB" w:rsidRDefault="00B11BFB" w:rsidP="00411345">
      <w:pPr>
        <w:pStyle w:val="ListParagraph"/>
        <w:numPr>
          <w:ilvl w:val="0"/>
          <w:numId w:val="23"/>
        </w:numPr>
      </w:pPr>
      <w:r>
        <w:t>Wanneer zich veranderingen in de organisatie voordoen, technisch of niet-technisch, denk ook aan grote projecten</w:t>
      </w:r>
      <w:r w:rsidR="008F6FE7">
        <w:t>;</w:t>
      </w:r>
    </w:p>
    <w:p w14:paraId="049BA427" w14:textId="6050CFAB" w:rsidR="00B11BFB" w:rsidRDefault="00B11BFB" w:rsidP="00411345">
      <w:pPr>
        <w:pStyle w:val="ListParagraph"/>
        <w:numPr>
          <w:ilvl w:val="0"/>
          <w:numId w:val="23"/>
        </w:numPr>
      </w:pPr>
      <w:r>
        <w:t xml:space="preserve">Wanneer </w:t>
      </w:r>
      <w:r w:rsidR="008F6FE7">
        <w:t>belangrijke veranderingen in de organisatie voordoen, technisch of niet-technisch;</w:t>
      </w:r>
    </w:p>
    <w:p w14:paraId="6F9102BA" w14:textId="244C27C8" w:rsidR="008F6FE7" w:rsidRDefault="008F6FE7" w:rsidP="00411345">
      <w:pPr>
        <w:pStyle w:val="ListParagraph"/>
        <w:numPr>
          <w:ilvl w:val="0"/>
          <w:numId w:val="23"/>
        </w:numPr>
      </w:pPr>
      <w:r>
        <w:t>Wanneer belangrijke veranderingen in onze context leiden tot een mogelijke nieuwe kijk op risico’s die voor ons relevant zijn;</w:t>
      </w:r>
    </w:p>
    <w:p w14:paraId="2305EA20" w14:textId="32462AA0" w:rsidR="008F6FE7" w:rsidRDefault="008F6FE7" w:rsidP="00411345">
      <w:pPr>
        <w:pStyle w:val="ListParagraph"/>
        <w:numPr>
          <w:ilvl w:val="0"/>
          <w:numId w:val="23"/>
        </w:numPr>
      </w:pPr>
      <w:r>
        <w:t>Wanneer het directieteam of het SIMS besluit op basis van de resultaten van een beoordeling beslu</w:t>
      </w:r>
      <w:r w:rsidR="00073C7B">
        <w:t>it dat een nieuwe analyse moet worden uitgevoerd;</w:t>
      </w:r>
    </w:p>
    <w:p w14:paraId="0C1729BB" w14:textId="144869B1" w:rsidR="00073C7B" w:rsidRDefault="00073C7B" w:rsidP="00411345">
      <w:pPr>
        <w:pStyle w:val="ListParagraph"/>
        <w:numPr>
          <w:ilvl w:val="0"/>
          <w:numId w:val="23"/>
        </w:numPr>
      </w:pPr>
      <w:r>
        <w:t>Als een proceseigenaar een verzoek indient voor een nieuwe risicoanalyse.</w:t>
      </w:r>
    </w:p>
    <w:p w14:paraId="0342D559" w14:textId="11B1BEF8" w:rsidR="00073C7B" w:rsidRDefault="00073C7B" w:rsidP="00411345">
      <w:pPr>
        <w:pStyle w:val="ListParagraph"/>
        <w:numPr>
          <w:ilvl w:val="0"/>
          <w:numId w:val="23"/>
        </w:numPr>
      </w:pPr>
      <w:r>
        <w:t>Bij de start van een project</w:t>
      </w:r>
    </w:p>
    <w:p w14:paraId="7BB35692" w14:textId="77777777" w:rsidR="00073C7B" w:rsidRDefault="00073C7B" w:rsidP="00073C7B"/>
    <w:p w14:paraId="4BA7A34E" w14:textId="016B51B4" w:rsidR="003D34E2" w:rsidRDefault="003D34E2" w:rsidP="00042357">
      <w:pPr>
        <w:pStyle w:val="Heading2"/>
      </w:pPr>
      <w:bookmarkStart w:id="136" w:name="_Toc224207899"/>
      <w:r>
        <w:t>Risicobereidheid</w:t>
      </w:r>
      <w:bookmarkEnd w:id="136"/>
    </w:p>
    <w:p w14:paraId="348BBEF0" w14:textId="2D4D9CBB" w:rsidR="00020AEE" w:rsidRDefault="00020AEE" w:rsidP="00020AEE">
      <w:r>
        <w:t xml:space="preserve">In bijlage 3 staat uitgeschreven hoe de kwantificering van impact en kans eruitziet. </w:t>
      </w:r>
      <w:r w:rsidR="00971E92">
        <w:t>Het risico wordt vervolgens geplot in onderstaand risicomatrix.</w:t>
      </w:r>
      <w:r>
        <w:t xml:space="preserve"> </w:t>
      </w:r>
    </w:p>
    <w:p w14:paraId="3B9CCA58" w14:textId="77777777" w:rsidR="00020AEE" w:rsidRPr="00020AEE" w:rsidRDefault="00020AEE" w:rsidP="00020AEE"/>
    <w:tbl>
      <w:tblPr>
        <w:tblW w:w="9214" w:type="dxa"/>
        <w:tblCellSpacing w:w="15" w:type="dxa"/>
        <w:tblCellMar>
          <w:top w:w="15" w:type="dxa"/>
          <w:left w:w="15" w:type="dxa"/>
          <w:bottom w:w="15" w:type="dxa"/>
          <w:right w:w="15" w:type="dxa"/>
        </w:tblCellMar>
        <w:tblLook w:val="04A0" w:firstRow="1" w:lastRow="0" w:firstColumn="1" w:lastColumn="0" w:noHBand="0" w:noVBand="1"/>
      </w:tblPr>
      <w:tblGrid>
        <w:gridCol w:w="2552"/>
        <w:gridCol w:w="1276"/>
        <w:gridCol w:w="992"/>
        <w:gridCol w:w="1276"/>
        <w:gridCol w:w="1275"/>
        <w:gridCol w:w="1843"/>
      </w:tblGrid>
      <w:tr w:rsidR="00020AEE" w:rsidRPr="005633B5" w14:paraId="4CD288EE" w14:textId="77777777">
        <w:trPr>
          <w:tblHeader/>
          <w:tblCellSpacing w:w="15" w:type="dxa"/>
        </w:trPr>
        <w:tc>
          <w:tcPr>
            <w:tcW w:w="2507" w:type="dxa"/>
            <w:vAlign w:val="center"/>
            <w:hideMark/>
          </w:tcPr>
          <w:p w14:paraId="77530C66" w14:textId="77777777" w:rsidR="00020AEE" w:rsidRPr="005633B5" w:rsidRDefault="00020AEE">
            <w:pPr>
              <w:rPr>
                <w:b/>
                <w:bCs/>
              </w:rPr>
            </w:pPr>
            <w:r w:rsidRPr="005633B5">
              <w:rPr>
                <w:b/>
                <w:bCs/>
              </w:rPr>
              <w:t>Impact ↓ \ Kans →</w:t>
            </w:r>
          </w:p>
        </w:tc>
        <w:tc>
          <w:tcPr>
            <w:tcW w:w="1246" w:type="dxa"/>
            <w:vAlign w:val="center"/>
            <w:hideMark/>
          </w:tcPr>
          <w:p w14:paraId="480F9346" w14:textId="77777777" w:rsidR="00020AEE" w:rsidRPr="005633B5" w:rsidRDefault="00020AEE">
            <w:pPr>
              <w:rPr>
                <w:b/>
                <w:bCs/>
              </w:rPr>
            </w:pPr>
            <w:r w:rsidRPr="005633B5">
              <w:rPr>
                <w:b/>
                <w:bCs/>
              </w:rPr>
              <w:t>1 Zeer laag</w:t>
            </w:r>
          </w:p>
        </w:tc>
        <w:tc>
          <w:tcPr>
            <w:tcW w:w="962" w:type="dxa"/>
            <w:vAlign w:val="center"/>
            <w:hideMark/>
          </w:tcPr>
          <w:p w14:paraId="1891C5C4" w14:textId="77777777" w:rsidR="00020AEE" w:rsidRPr="005633B5" w:rsidRDefault="00020AEE">
            <w:pPr>
              <w:rPr>
                <w:b/>
                <w:bCs/>
              </w:rPr>
            </w:pPr>
            <w:r w:rsidRPr="005633B5">
              <w:rPr>
                <w:b/>
                <w:bCs/>
              </w:rPr>
              <w:t>2 Laag</w:t>
            </w:r>
          </w:p>
        </w:tc>
        <w:tc>
          <w:tcPr>
            <w:tcW w:w="1246" w:type="dxa"/>
            <w:vAlign w:val="center"/>
            <w:hideMark/>
          </w:tcPr>
          <w:p w14:paraId="2B5CA1CF" w14:textId="77777777" w:rsidR="00020AEE" w:rsidRPr="005633B5" w:rsidRDefault="00020AEE">
            <w:pPr>
              <w:rPr>
                <w:b/>
                <w:bCs/>
              </w:rPr>
            </w:pPr>
            <w:r w:rsidRPr="005633B5">
              <w:rPr>
                <w:b/>
                <w:bCs/>
              </w:rPr>
              <w:t>3 Middel</w:t>
            </w:r>
          </w:p>
        </w:tc>
        <w:tc>
          <w:tcPr>
            <w:tcW w:w="1245" w:type="dxa"/>
            <w:vAlign w:val="center"/>
            <w:hideMark/>
          </w:tcPr>
          <w:p w14:paraId="1BB83F1E" w14:textId="77777777" w:rsidR="00020AEE" w:rsidRPr="005633B5" w:rsidRDefault="00020AEE">
            <w:pPr>
              <w:rPr>
                <w:b/>
                <w:bCs/>
              </w:rPr>
            </w:pPr>
            <w:r w:rsidRPr="005633B5">
              <w:rPr>
                <w:b/>
                <w:bCs/>
              </w:rPr>
              <w:t>4 Hoog</w:t>
            </w:r>
          </w:p>
        </w:tc>
        <w:tc>
          <w:tcPr>
            <w:tcW w:w="1798" w:type="dxa"/>
            <w:vAlign w:val="center"/>
            <w:hideMark/>
          </w:tcPr>
          <w:p w14:paraId="065A2F3A" w14:textId="77777777" w:rsidR="00020AEE" w:rsidRPr="005633B5" w:rsidRDefault="00020AEE">
            <w:pPr>
              <w:rPr>
                <w:b/>
                <w:bCs/>
              </w:rPr>
            </w:pPr>
            <w:r w:rsidRPr="005633B5">
              <w:rPr>
                <w:b/>
                <w:bCs/>
              </w:rPr>
              <w:t>5 Zeer hoog</w:t>
            </w:r>
          </w:p>
        </w:tc>
      </w:tr>
      <w:tr w:rsidR="00020AEE" w:rsidRPr="005633B5" w14:paraId="524CE620" w14:textId="77777777">
        <w:trPr>
          <w:tblCellSpacing w:w="15" w:type="dxa"/>
        </w:trPr>
        <w:tc>
          <w:tcPr>
            <w:tcW w:w="2507" w:type="dxa"/>
            <w:vAlign w:val="center"/>
            <w:hideMark/>
          </w:tcPr>
          <w:p w14:paraId="43DBE987" w14:textId="77777777" w:rsidR="00020AEE" w:rsidRPr="005633B5" w:rsidRDefault="00020AEE">
            <w:r w:rsidRPr="005633B5">
              <w:rPr>
                <w:b/>
                <w:bCs/>
              </w:rPr>
              <w:t>5 Kritiek</w:t>
            </w:r>
          </w:p>
        </w:tc>
        <w:tc>
          <w:tcPr>
            <w:tcW w:w="1246" w:type="dxa"/>
            <w:shd w:val="clear" w:color="auto" w:fill="FFFF00"/>
            <w:vAlign w:val="center"/>
            <w:hideMark/>
          </w:tcPr>
          <w:p w14:paraId="669ABC6D" w14:textId="77777777" w:rsidR="00020AEE" w:rsidRPr="005633B5" w:rsidRDefault="00020AEE">
            <w:r w:rsidRPr="005633B5">
              <w:t>5</w:t>
            </w:r>
          </w:p>
        </w:tc>
        <w:tc>
          <w:tcPr>
            <w:tcW w:w="962" w:type="dxa"/>
            <w:shd w:val="clear" w:color="auto" w:fill="E97132" w:themeFill="accent2"/>
            <w:vAlign w:val="center"/>
            <w:hideMark/>
          </w:tcPr>
          <w:p w14:paraId="593BA060" w14:textId="77777777" w:rsidR="00020AEE" w:rsidRPr="005633B5" w:rsidRDefault="00020AEE">
            <w:r w:rsidRPr="005633B5">
              <w:t>10</w:t>
            </w:r>
          </w:p>
        </w:tc>
        <w:tc>
          <w:tcPr>
            <w:tcW w:w="1246" w:type="dxa"/>
            <w:shd w:val="clear" w:color="auto" w:fill="E97132" w:themeFill="accent2"/>
            <w:vAlign w:val="center"/>
            <w:hideMark/>
          </w:tcPr>
          <w:p w14:paraId="5F84699A" w14:textId="77777777" w:rsidR="00020AEE" w:rsidRPr="005633B5" w:rsidRDefault="00020AEE">
            <w:r w:rsidRPr="005633B5">
              <w:t>15</w:t>
            </w:r>
          </w:p>
        </w:tc>
        <w:tc>
          <w:tcPr>
            <w:tcW w:w="1245" w:type="dxa"/>
            <w:shd w:val="clear" w:color="auto" w:fill="EE0000"/>
            <w:vAlign w:val="center"/>
            <w:hideMark/>
          </w:tcPr>
          <w:p w14:paraId="75D413E8" w14:textId="77777777" w:rsidR="00020AEE" w:rsidRPr="005633B5" w:rsidRDefault="00020AEE">
            <w:pPr>
              <w:rPr>
                <w:color w:val="FFFFFF" w:themeColor="background1"/>
              </w:rPr>
            </w:pPr>
            <w:r w:rsidRPr="005633B5">
              <w:rPr>
                <w:color w:val="FFFFFF" w:themeColor="background1"/>
              </w:rPr>
              <w:t>20</w:t>
            </w:r>
          </w:p>
        </w:tc>
        <w:tc>
          <w:tcPr>
            <w:tcW w:w="1798" w:type="dxa"/>
            <w:shd w:val="clear" w:color="auto" w:fill="EE0000"/>
            <w:vAlign w:val="center"/>
            <w:hideMark/>
          </w:tcPr>
          <w:p w14:paraId="640C98C0" w14:textId="77777777" w:rsidR="00020AEE" w:rsidRPr="005633B5" w:rsidRDefault="00020AEE">
            <w:pPr>
              <w:rPr>
                <w:color w:val="FFFFFF" w:themeColor="background1"/>
              </w:rPr>
            </w:pPr>
            <w:r w:rsidRPr="005633B5">
              <w:rPr>
                <w:color w:val="FFFFFF" w:themeColor="background1"/>
              </w:rPr>
              <w:t>25</w:t>
            </w:r>
          </w:p>
        </w:tc>
      </w:tr>
      <w:tr w:rsidR="00020AEE" w:rsidRPr="005633B5" w14:paraId="33C7583F" w14:textId="77777777">
        <w:trPr>
          <w:tblCellSpacing w:w="15" w:type="dxa"/>
        </w:trPr>
        <w:tc>
          <w:tcPr>
            <w:tcW w:w="2507" w:type="dxa"/>
            <w:vAlign w:val="center"/>
            <w:hideMark/>
          </w:tcPr>
          <w:p w14:paraId="6B253470" w14:textId="77777777" w:rsidR="00020AEE" w:rsidRPr="005633B5" w:rsidRDefault="00020AEE">
            <w:r w:rsidRPr="005633B5">
              <w:rPr>
                <w:b/>
                <w:bCs/>
              </w:rPr>
              <w:t>4 Groot</w:t>
            </w:r>
          </w:p>
        </w:tc>
        <w:tc>
          <w:tcPr>
            <w:tcW w:w="1246" w:type="dxa"/>
            <w:shd w:val="clear" w:color="auto" w:fill="FFFF00"/>
            <w:vAlign w:val="center"/>
            <w:hideMark/>
          </w:tcPr>
          <w:p w14:paraId="0D598C39" w14:textId="77777777" w:rsidR="00020AEE" w:rsidRPr="005633B5" w:rsidRDefault="00020AEE">
            <w:r w:rsidRPr="005633B5">
              <w:t>4</w:t>
            </w:r>
          </w:p>
        </w:tc>
        <w:tc>
          <w:tcPr>
            <w:tcW w:w="962" w:type="dxa"/>
            <w:shd w:val="clear" w:color="auto" w:fill="FFFF00"/>
            <w:vAlign w:val="center"/>
            <w:hideMark/>
          </w:tcPr>
          <w:p w14:paraId="3F6530F6" w14:textId="77777777" w:rsidR="00020AEE" w:rsidRPr="005633B5" w:rsidRDefault="00020AEE">
            <w:r w:rsidRPr="005633B5">
              <w:t>8</w:t>
            </w:r>
          </w:p>
        </w:tc>
        <w:tc>
          <w:tcPr>
            <w:tcW w:w="1246" w:type="dxa"/>
            <w:shd w:val="clear" w:color="auto" w:fill="E97132" w:themeFill="accent2"/>
            <w:vAlign w:val="center"/>
            <w:hideMark/>
          </w:tcPr>
          <w:p w14:paraId="2814276F" w14:textId="77777777" w:rsidR="00020AEE" w:rsidRPr="005633B5" w:rsidRDefault="00020AEE">
            <w:r w:rsidRPr="005633B5">
              <w:t>12</w:t>
            </w:r>
          </w:p>
        </w:tc>
        <w:tc>
          <w:tcPr>
            <w:tcW w:w="1245" w:type="dxa"/>
            <w:shd w:val="clear" w:color="auto" w:fill="EE0000"/>
            <w:vAlign w:val="center"/>
            <w:hideMark/>
          </w:tcPr>
          <w:p w14:paraId="28398D8A" w14:textId="77777777" w:rsidR="00020AEE" w:rsidRPr="005633B5" w:rsidRDefault="00020AEE">
            <w:pPr>
              <w:rPr>
                <w:color w:val="FFFFFF" w:themeColor="background1"/>
              </w:rPr>
            </w:pPr>
            <w:r w:rsidRPr="005633B5">
              <w:rPr>
                <w:color w:val="FFFFFF" w:themeColor="background1"/>
              </w:rPr>
              <w:t>16</w:t>
            </w:r>
          </w:p>
        </w:tc>
        <w:tc>
          <w:tcPr>
            <w:tcW w:w="1798" w:type="dxa"/>
            <w:shd w:val="clear" w:color="auto" w:fill="EE0000"/>
            <w:vAlign w:val="center"/>
            <w:hideMark/>
          </w:tcPr>
          <w:p w14:paraId="42F7B429" w14:textId="77777777" w:rsidR="00020AEE" w:rsidRPr="005633B5" w:rsidRDefault="00020AEE">
            <w:pPr>
              <w:rPr>
                <w:color w:val="FFFFFF" w:themeColor="background1"/>
              </w:rPr>
            </w:pPr>
            <w:r w:rsidRPr="005633B5">
              <w:rPr>
                <w:color w:val="FFFFFF" w:themeColor="background1"/>
              </w:rPr>
              <w:t>20</w:t>
            </w:r>
          </w:p>
        </w:tc>
      </w:tr>
      <w:tr w:rsidR="00020AEE" w:rsidRPr="005633B5" w14:paraId="088474E9" w14:textId="77777777">
        <w:trPr>
          <w:tblCellSpacing w:w="15" w:type="dxa"/>
        </w:trPr>
        <w:tc>
          <w:tcPr>
            <w:tcW w:w="2507" w:type="dxa"/>
            <w:vAlign w:val="center"/>
            <w:hideMark/>
          </w:tcPr>
          <w:p w14:paraId="01912A14" w14:textId="77777777" w:rsidR="00020AEE" w:rsidRPr="005633B5" w:rsidRDefault="00020AEE">
            <w:r w:rsidRPr="005633B5">
              <w:rPr>
                <w:b/>
                <w:bCs/>
              </w:rPr>
              <w:t>3 Middel</w:t>
            </w:r>
          </w:p>
        </w:tc>
        <w:tc>
          <w:tcPr>
            <w:tcW w:w="1246" w:type="dxa"/>
            <w:shd w:val="clear" w:color="auto" w:fill="4EA72E" w:themeFill="accent6"/>
            <w:vAlign w:val="center"/>
            <w:hideMark/>
          </w:tcPr>
          <w:p w14:paraId="3907F5CB" w14:textId="77777777" w:rsidR="00020AEE" w:rsidRPr="005633B5" w:rsidRDefault="00020AEE">
            <w:pPr>
              <w:rPr>
                <w:color w:val="FFFFFF" w:themeColor="background1"/>
              </w:rPr>
            </w:pPr>
            <w:r w:rsidRPr="005633B5">
              <w:rPr>
                <w:color w:val="FFFFFF" w:themeColor="background1"/>
              </w:rPr>
              <w:t>3</w:t>
            </w:r>
          </w:p>
        </w:tc>
        <w:tc>
          <w:tcPr>
            <w:tcW w:w="962" w:type="dxa"/>
            <w:shd w:val="clear" w:color="auto" w:fill="FFFF00"/>
            <w:vAlign w:val="center"/>
            <w:hideMark/>
          </w:tcPr>
          <w:p w14:paraId="016D2CE4" w14:textId="77777777" w:rsidR="00020AEE" w:rsidRPr="005633B5" w:rsidRDefault="00020AEE">
            <w:r w:rsidRPr="005633B5">
              <w:t>6</w:t>
            </w:r>
          </w:p>
        </w:tc>
        <w:tc>
          <w:tcPr>
            <w:tcW w:w="1246" w:type="dxa"/>
            <w:shd w:val="clear" w:color="auto" w:fill="FFFF00"/>
            <w:vAlign w:val="center"/>
            <w:hideMark/>
          </w:tcPr>
          <w:p w14:paraId="545FD1FC" w14:textId="77777777" w:rsidR="00020AEE" w:rsidRPr="005633B5" w:rsidRDefault="00020AEE">
            <w:r w:rsidRPr="005633B5">
              <w:t>9</w:t>
            </w:r>
          </w:p>
        </w:tc>
        <w:tc>
          <w:tcPr>
            <w:tcW w:w="1245" w:type="dxa"/>
            <w:shd w:val="clear" w:color="auto" w:fill="E97132" w:themeFill="accent2"/>
            <w:vAlign w:val="center"/>
            <w:hideMark/>
          </w:tcPr>
          <w:p w14:paraId="7B07A25C" w14:textId="77777777" w:rsidR="00020AEE" w:rsidRPr="005633B5" w:rsidRDefault="00020AEE">
            <w:r w:rsidRPr="005633B5">
              <w:t>12</w:t>
            </w:r>
          </w:p>
        </w:tc>
        <w:tc>
          <w:tcPr>
            <w:tcW w:w="1798" w:type="dxa"/>
            <w:shd w:val="clear" w:color="auto" w:fill="E97132" w:themeFill="accent2"/>
            <w:vAlign w:val="center"/>
            <w:hideMark/>
          </w:tcPr>
          <w:p w14:paraId="6EECABB7" w14:textId="77777777" w:rsidR="00020AEE" w:rsidRPr="005633B5" w:rsidRDefault="00020AEE">
            <w:r w:rsidRPr="005633B5">
              <w:t>15</w:t>
            </w:r>
          </w:p>
        </w:tc>
      </w:tr>
      <w:tr w:rsidR="00020AEE" w:rsidRPr="005633B5" w14:paraId="2AE20B4B" w14:textId="77777777">
        <w:trPr>
          <w:tblCellSpacing w:w="15" w:type="dxa"/>
        </w:trPr>
        <w:tc>
          <w:tcPr>
            <w:tcW w:w="2507" w:type="dxa"/>
            <w:vAlign w:val="center"/>
            <w:hideMark/>
          </w:tcPr>
          <w:p w14:paraId="5C85B1A2" w14:textId="77777777" w:rsidR="00020AEE" w:rsidRPr="005633B5" w:rsidRDefault="00020AEE">
            <w:r w:rsidRPr="005633B5">
              <w:rPr>
                <w:b/>
                <w:bCs/>
              </w:rPr>
              <w:t>2 Klein</w:t>
            </w:r>
          </w:p>
        </w:tc>
        <w:tc>
          <w:tcPr>
            <w:tcW w:w="1246" w:type="dxa"/>
            <w:shd w:val="clear" w:color="auto" w:fill="4EA72E" w:themeFill="accent6"/>
            <w:vAlign w:val="center"/>
            <w:hideMark/>
          </w:tcPr>
          <w:p w14:paraId="0FFC8D63" w14:textId="77777777" w:rsidR="00020AEE" w:rsidRPr="005633B5" w:rsidRDefault="00020AEE">
            <w:pPr>
              <w:rPr>
                <w:color w:val="FFFFFF" w:themeColor="background1"/>
              </w:rPr>
            </w:pPr>
            <w:r w:rsidRPr="005633B5">
              <w:rPr>
                <w:color w:val="FFFFFF" w:themeColor="background1"/>
              </w:rPr>
              <w:t>2</w:t>
            </w:r>
          </w:p>
        </w:tc>
        <w:tc>
          <w:tcPr>
            <w:tcW w:w="962" w:type="dxa"/>
            <w:shd w:val="clear" w:color="auto" w:fill="4EA72E" w:themeFill="accent6"/>
            <w:vAlign w:val="center"/>
            <w:hideMark/>
          </w:tcPr>
          <w:p w14:paraId="66C8DA44" w14:textId="77777777" w:rsidR="00020AEE" w:rsidRPr="005633B5" w:rsidRDefault="00020AEE">
            <w:r w:rsidRPr="005633B5">
              <w:rPr>
                <w:color w:val="FFFFFF" w:themeColor="background1"/>
              </w:rPr>
              <w:t>4</w:t>
            </w:r>
          </w:p>
        </w:tc>
        <w:tc>
          <w:tcPr>
            <w:tcW w:w="1246" w:type="dxa"/>
            <w:shd w:val="clear" w:color="auto" w:fill="FFFF00"/>
            <w:vAlign w:val="center"/>
            <w:hideMark/>
          </w:tcPr>
          <w:p w14:paraId="426A5199" w14:textId="77777777" w:rsidR="00020AEE" w:rsidRPr="005633B5" w:rsidRDefault="00020AEE">
            <w:r w:rsidRPr="005633B5">
              <w:t>6</w:t>
            </w:r>
          </w:p>
        </w:tc>
        <w:tc>
          <w:tcPr>
            <w:tcW w:w="1245" w:type="dxa"/>
            <w:shd w:val="clear" w:color="auto" w:fill="FFFF00"/>
            <w:vAlign w:val="center"/>
            <w:hideMark/>
          </w:tcPr>
          <w:p w14:paraId="03C92DD5" w14:textId="77777777" w:rsidR="00020AEE" w:rsidRPr="005633B5" w:rsidRDefault="00020AEE">
            <w:r w:rsidRPr="005633B5">
              <w:t>8</w:t>
            </w:r>
          </w:p>
        </w:tc>
        <w:tc>
          <w:tcPr>
            <w:tcW w:w="1798" w:type="dxa"/>
            <w:shd w:val="clear" w:color="auto" w:fill="E97132" w:themeFill="accent2"/>
            <w:vAlign w:val="center"/>
            <w:hideMark/>
          </w:tcPr>
          <w:p w14:paraId="57EFF049" w14:textId="77777777" w:rsidR="00020AEE" w:rsidRPr="005633B5" w:rsidRDefault="00020AEE">
            <w:r w:rsidRPr="005633B5">
              <w:t>10</w:t>
            </w:r>
          </w:p>
        </w:tc>
      </w:tr>
      <w:tr w:rsidR="00020AEE" w:rsidRPr="005633B5" w14:paraId="4892DA94" w14:textId="77777777">
        <w:trPr>
          <w:tblCellSpacing w:w="15" w:type="dxa"/>
        </w:trPr>
        <w:tc>
          <w:tcPr>
            <w:tcW w:w="2507" w:type="dxa"/>
            <w:vAlign w:val="center"/>
            <w:hideMark/>
          </w:tcPr>
          <w:p w14:paraId="3CD80FDE" w14:textId="77777777" w:rsidR="00020AEE" w:rsidRPr="005633B5" w:rsidRDefault="00020AEE">
            <w:r w:rsidRPr="005633B5">
              <w:rPr>
                <w:b/>
                <w:bCs/>
              </w:rPr>
              <w:t>1 Zeer klein</w:t>
            </w:r>
          </w:p>
        </w:tc>
        <w:tc>
          <w:tcPr>
            <w:tcW w:w="1246" w:type="dxa"/>
            <w:shd w:val="clear" w:color="auto" w:fill="4EA72E" w:themeFill="accent6"/>
            <w:vAlign w:val="center"/>
            <w:hideMark/>
          </w:tcPr>
          <w:p w14:paraId="47E58666" w14:textId="77777777" w:rsidR="00020AEE" w:rsidRPr="005633B5" w:rsidRDefault="00020AEE">
            <w:pPr>
              <w:rPr>
                <w:color w:val="FFFFFF" w:themeColor="background1"/>
              </w:rPr>
            </w:pPr>
            <w:r w:rsidRPr="005633B5">
              <w:rPr>
                <w:color w:val="FFFFFF" w:themeColor="background1"/>
              </w:rPr>
              <w:t>1</w:t>
            </w:r>
          </w:p>
        </w:tc>
        <w:tc>
          <w:tcPr>
            <w:tcW w:w="962" w:type="dxa"/>
            <w:shd w:val="clear" w:color="auto" w:fill="4EA72E" w:themeFill="accent6"/>
            <w:vAlign w:val="center"/>
            <w:hideMark/>
          </w:tcPr>
          <w:p w14:paraId="4B61CD39" w14:textId="77777777" w:rsidR="00020AEE" w:rsidRPr="005633B5" w:rsidRDefault="00020AEE">
            <w:pPr>
              <w:rPr>
                <w:color w:val="FFFFFF" w:themeColor="background1"/>
              </w:rPr>
            </w:pPr>
            <w:r w:rsidRPr="005633B5">
              <w:rPr>
                <w:color w:val="FFFFFF" w:themeColor="background1"/>
              </w:rPr>
              <w:t>2</w:t>
            </w:r>
          </w:p>
        </w:tc>
        <w:tc>
          <w:tcPr>
            <w:tcW w:w="1246" w:type="dxa"/>
            <w:shd w:val="clear" w:color="auto" w:fill="4EA72E" w:themeFill="accent6"/>
            <w:vAlign w:val="center"/>
            <w:hideMark/>
          </w:tcPr>
          <w:p w14:paraId="020AD934" w14:textId="77777777" w:rsidR="00020AEE" w:rsidRPr="005633B5" w:rsidRDefault="00020AEE">
            <w:pPr>
              <w:rPr>
                <w:color w:val="FFFFFF" w:themeColor="background1"/>
              </w:rPr>
            </w:pPr>
            <w:r w:rsidRPr="005633B5">
              <w:rPr>
                <w:color w:val="FFFFFF" w:themeColor="background1"/>
              </w:rPr>
              <w:t>3</w:t>
            </w:r>
          </w:p>
        </w:tc>
        <w:tc>
          <w:tcPr>
            <w:tcW w:w="1245" w:type="dxa"/>
            <w:shd w:val="clear" w:color="auto" w:fill="4EA72E" w:themeFill="accent6"/>
            <w:vAlign w:val="center"/>
            <w:hideMark/>
          </w:tcPr>
          <w:p w14:paraId="753B5D07" w14:textId="77777777" w:rsidR="00020AEE" w:rsidRPr="005633B5" w:rsidRDefault="00020AEE">
            <w:pPr>
              <w:rPr>
                <w:color w:val="FFFFFF" w:themeColor="background1"/>
              </w:rPr>
            </w:pPr>
            <w:r w:rsidRPr="005633B5">
              <w:rPr>
                <w:color w:val="FFFFFF" w:themeColor="background1"/>
              </w:rPr>
              <w:t>4</w:t>
            </w:r>
          </w:p>
        </w:tc>
        <w:tc>
          <w:tcPr>
            <w:tcW w:w="1798" w:type="dxa"/>
            <w:shd w:val="clear" w:color="auto" w:fill="FFFF00"/>
            <w:vAlign w:val="center"/>
            <w:hideMark/>
          </w:tcPr>
          <w:p w14:paraId="016CDE25" w14:textId="77777777" w:rsidR="00020AEE" w:rsidRPr="005633B5" w:rsidRDefault="00020AEE">
            <w:r w:rsidRPr="005633B5">
              <w:t>5</w:t>
            </w:r>
          </w:p>
        </w:tc>
      </w:tr>
    </w:tbl>
    <w:p w14:paraId="21941DD1" w14:textId="77777777" w:rsidR="003D34E2" w:rsidRDefault="003D34E2" w:rsidP="003D34E2"/>
    <w:p w14:paraId="60479C16" w14:textId="1261BF7E" w:rsidR="003D34E2" w:rsidRDefault="003B737C" w:rsidP="003D34E2">
      <w:r>
        <w:t xml:space="preserve">Het </w:t>
      </w:r>
      <w:r w:rsidRPr="003B737C">
        <w:rPr>
          <w:highlight w:val="yellow"/>
        </w:rPr>
        <w:t>directieteam</w:t>
      </w:r>
      <w:r>
        <w:t xml:space="preserve"> heeft de volgende risicobereidheid vastgesteld:</w:t>
      </w:r>
    </w:p>
    <w:p w14:paraId="3F4182FE" w14:textId="77468E68" w:rsidR="003B737C" w:rsidRDefault="009217A4" w:rsidP="00411345">
      <w:pPr>
        <w:pStyle w:val="ListParagraph"/>
        <w:numPr>
          <w:ilvl w:val="0"/>
          <w:numId w:val="83"/>
        </w:numPr>
      </w:pPr>
      <w:r>
        <w:t xml:space="preserve">Alle risico’s in het rood moeten direct via het SIMS aan het DT worden gemeld, en moet daarbij ook een actieplan aanbieden. Deze risico’s moeten </w:t>
      </w:r>
      <w:r w:rsidR="003D6897">
        <w:t>worden gemitigeerd.</w:t>
      </w:r>
    </w:p>
    <w:p w14:paraId="2C6C2EB6" w14:textId="0449E4C8" w:rsidR="009217A4" w:rsidRDefault="009217A4" w:rsidP="00411345">
      <w:pPr>
        <w:pStyle w:val="ListParagraph"/>
        <w:numPr>
          <w:ilvl w:val="0"/>
          <w:numId w:val="83"/>
        </w:numPr>
      </w:pPr>
      <w:r>
        <w:t>Alle risico’s in het oranje moeten direct via het TIMS aan het SIMS worden voorgelegd</w:t>
      </w:r>
      <w:r w:rsidR="00395B89">
        <w:t>, en moet daarbij een actieplan aanleveren. Deze risico’s mogen maximaal 6 maanden lang</w:t>
      </w:r>
      <w:r w:rsidR="003D6897">
        <w:t xml:space="preserve"> onbehandeld blijven mits er een actieplan wordt uitgevoerd. Deze risico’s moeten worden gemitigeerd, tenzij het directieteam anders besluit en het restrisico accepteert.</w:t>
      </w:r>
    </w:p>
    <w:p w14:paraId="15286FFA" w14:textId="1E385779" w:rsidR="003D6897" w:rsidRDefault="003D6897" w:rsidP="00411345">
      <w:pPr>
        <w:pStyle w:val="ListParagraph"/>
        <w:numPr>
          <w:ilvl w:val="0"/>
          <w:numId w:val="83"/>
        </w:numPr>
      </w:pPr>
      <w:r>
        <w:t xml:space="preserve">Alle risico’s in het geel moeten worden gemeld bij het TIMS door de discipline eigenaren </w:t>
      </w:r>
      <w:r w:rsidR="00F04E14">
        <w:t xml:space="preserve">en/of risico-eigenaren </w:t>
      </w:r>
      <w:r>
        <w:t>met een voorstel van plan van aanpak. De TIMS kan beslissen welke maa</w:t>
      </w:r>
      <w:r w:rsidR="008044A1">
        <w:t>tregelen genomen worden. Acceptatie op dit niveau mag worden gedaan door het TIMS en moet worden onderbouwd. Het SIMS kan bepalen dat zij niet akkoord gaan met de acceptatie.</w:t>
      </w:r>
    </w:p>
    <w:p w14:paraId="4D16F6AC" w14:textId="7D22FCC9" w:rsidR="00A44922" w:rsidRDefault="00A44922" w:rsidP="00411345">
      <w:pPr>
        <w:pStyle w:val="ListParagraph"/>
        <w:numPr>
          <w:ilvl w:val="0"/>
          <w:numId w:val="83"/>
        </w:numPr>
      </w:pPr>
      <w:r>
        <w:t>Discipline-eigenaren</w:t>
      </w:r>
      <w:r w:rsidR="00F04E14">
        <w:t xml:space="preserve"> of risico-eigenaren</w:t>
      </w:r>
      <w:r>
        <w:t xml:space="preserve"> mogen risico’s in deze categorie onderbouwd accepteren</w:t>
      </w:r>
      <w:r w:rsidR="002C6102">
        <w:t>. Het TIMS kan echter bepalen dat zij niet akkoord gaan, waardoor alsnog moet worden overgegaan tot mitigatie.</w:t>
      </w:r>
    </w:p>
    <w:p w14:paraId="43691678" w14:textId="77777777" w:rsidR="003B737C" w:rsidRPr="003D34E2" w:rsidRDefault="003B737C" w:rsidP="003D34E2"/>
    <w:p w14:paraId="79D19493" w14:textId="516C87EE" w:rsidR="00042357" w:rsidRDefault="00586E76" w:rsidP="00042357">
      <w:pPr>
        <w:pStyle w:val="Heading2"/>
      </w:pPr>
      <w:bookmarkStart w:id="137" w:name="_Toc224207900"/>
      <w:r>
        <w:t>Risicobehandeling</w:t>
      </w:r>
      <w:bookmarkEnd w:id="137"/>
    </w:p>
    <w:p w14:paraId="50645D2C" w14:textId="2A56570E" w:rsidR="00586E76" w:rsidRDefault="00273907" w:rsidP="00586E76">
      <w:r w:rsidRPr="00273907">
        <w:t>We hebben een set van maatregelen gedefinieerd. De maatregelen omvatten documentatie, implementatie en effectiviteitsindicatoren. Alle maatregelen worden, indien mogelijk, centraal beheerd.</w:t>
      </w:r>
    </w:p>
    <w:p w14:paraId="0C53317D" w14:textId="77777777" w:rsidR="00273907" w:rsidRDefault="00273907" w:rsidP="00586E76"/>
    <w:p w14:paraId="46447A8D" w14:textId="77777777" w:rsidR="00895721" w:rsidRDefault="00895721" w:rsidP="00586E76"/>
    <w:p w14:paraId="440BB321" w14:textId="77777777" w:rsidR="00895721" w:rsidRPr="00586E76" w:rsidRDefault="00895721" w:rsidP="00586E76"/>
    <w:p w14:paraId="230704FE" w14:textId="3316E29B" w:rsidR="004621DA" w:rsidRDefault="004621DA" w:rsidP="004621DA">
      <w:pPr>
        <w:pStyle w:val="Heading1"/>
      </w:pPr>
      <w:bookmarkStart w:id="138" w:name="_Toc224207901"/>
      <w:r>
        <w:t>Evaluatie van de prestaties</w:t>
      </w:r>
      <w:bookmarkEnd w:id="138"/>
    </w:p>
    <w:p w14:paraId="5793FCFB" w14:textId="77777777" w:rsidR="00652FCC" w:rsidRDefault="00652FCC" w:rsidP="00652FCC">
      <w:pPr>
        <w:pStyle w:val="Heading2"/>
      </w:pPr>
      <w:bookmarkStart w:id="139" w:name="_Toc224207902"/>
      <w:r>
        <w:t>Monitoren, meten, analyseren en evalueren</w:t>
      </w:r>
      <w:bookmarkEnd w:id="139"/>
    </w:p>
    <w:p w14:paraId="01E9BBF8" w14:textId="74061C55" w:rsidR="001B3386" w:rsidRDefault="001B3386" w:rsidP="001B3386">
      <w:r>
        <w:t xml:space="preserve">We evalueren de doeltreffendheid van het IMS op basis van omschreven doelstellingen. Aanvullende doelstellingen kunnen altijd worden gedefinieerd als blijkt dat de vorige doelstellingen zijn behaald of consequent worden gehaald (indien sprake </w:t>
      </w:r>
      <w:r w:rsidR="00D04B6F">
        <w:t>is van</w:t>
      </w:r>
      <w:r>
        <w:t xml:space="preserve"> een </w:t>
      </w:r>
      <w:r w:rsidR="00BF6B12">
        <w:t>continue doelstelling)</w:t>
      </w:r>
      <w:r>
        <w:t>.</w:t>
      </w:r>
    </w:p>
    <w:p w14:paraId="7EDCBF27" w14:textId="77777777" w:rsidR="001B3386" w:rsidRDefault="001B3386" w:rsidP="001B3386">
      <w:r>
        <w:t>De door ons gekozen aanpak heeft tot doel vergelijkbare en reproduceerbare resultaten te behalen. Wanneer deze reproduceerbaarheid niet geldig is, zullen we de aanpak zo nodig aanpassen.</w:t>
      </w:r>
    </w:p>
    <w:p w14:paraId="1F48DA22" w14:textId="72864B3B" w:rsidR="00920DCB" w:rsidRDefault="00920DCB" w:rsidP="001B3386">
      <w:r>
        <w:t xml:space="preserve">In paragraaf </w:t>
      </w:r>
      <w:r w:rsidR="003D23AB">
        <w:t>5.</w:t>
      </w:r>
      <w:r w:rsidR="00D601D0">
        <w:t>5</w:t>
      </w:r>
      <w:r w:rsidR="003D23AB">
        <w:t xml:space="preserve"> staat alles omschreven over de rapportagestructuren binnen het IMS. </w:t>
      </w:r>
    </w:p>
    <w:p w14:paraId="36E63A3E" w14:textId="77777777" w:rsidR="003D23AB" w:rsidRDefault="003D23AB" w:rsidP="001B3386"/>
    <w:p w14:paraId="0C9893A5" w14:textId="28970E29" w:rsidR="00652FCC" w:rsidRDefault="00652FCC" w:rsidP="00652FCC">
      <w:pPr>
        <w:pStyle w:val="Heading2"/>
      </w:pPr>
      <w:bookmarkStart w:id="140" w:name="_Toc224207903"/>
      <w:r>
        <w:t>Interne audit</w:t>
      </w:r>
      <w:bookmarkEnd w:id="140"/>
    </w:p>
    <w:p w14:paraId="6B506C33" w14:textId="32939329" w:rsidR="00652FCC" w:rsidRDefault="2C1B7788" w:rsidP="004621DA">
      <w:r>
        <w:t xml:space="preserve">In aanvulling op de eigen interne evaluaties en de rapportages daarover doet het team concerncontrol ook </w:t>
      </w:r>
      <w:r w:rsidR="583E3975">
        <w:t xml:space="preserve">verbijzonderde (onafhankelijke) </w:t>
      </w:r>
      <w:r>
        <w:t>interne controles naar opzet, bestaan en werking van het systeem.</w:t>
      </w:r>
      <w:r w:rsidR="60ECDEB0">
        <w:t xml:space="preserve"> Op basis van een eigen risicoanalyse, gebaseerd op de in het systeem opgenomen risicoanalyses, kunnen de volgende onderwerpen worden betrokken i</w:t>
      </w:r>
      <w:r w:rsidR="79A1BD9B">
        <w:t xml:space="preserve">n de interne controles. </w:t>
      </w:r>
    </w:p>
    <w:p w14:paraId="7ED3B447" w14:textId="0977E054" w:rsidR="79A1BD9B" w:rsidRDefault="79A1BD9B" w:rsidP="143039D0">
      <w:pPr>
        <w:pStyle w:val="ListParagraph"/>
        <w:numPr>
          <w:ilvl w:val="0"/>
          <w:numId w:val="1"/>
        </w:numPr>
      </w:pPr>
      <w:r w:rsidRPr="143039D0">
        <w:t>Werking van de gehele cyclus, al dan enkele onderdelen daarvan op hoofdlijnen;</w:t>
      </w:r>
    </w:p>
    <w:p w14:paraId="4FEB50E3" w14:textId="74EFAE98" w:rsidR="79A1BD9B" w:rsidRDefault="79A1BD9B" w:rsidP="143039D0">
      <w:pPr>
        <w:pStyle w:val="ListParagraph"/>
        <w:numPr>
          <w:ilvl w:val="0"/>
          <w:numId w:val="1"/>
        </w:numPr>
      </w:pPr>
      <w:r w:rsidRPr="143039D0">
        <w:t>Mate waarin eerdere aanbevelingen zijn of worden opgevolgd;</w:t>
      </w:r>
    </w:p>
    <w:p w14:paraId="4B229D7E" w14:textId="581EF866" w:rsidR="79A1BD9B" w:rsidRDefault="79A1BD9B" w:rsidP="143039D0">
      <w:pPr>
        <w:pStyle w:val="ListParagraph"/>
        <w:numPr>
          <w:ilvl w:val="0"/>
          <w:numId w:val="1"/>
        </w:numPr>
      </w:pPr>
      <w:r w:rsidRPr="143039D0">
        <w:t>De kwaliteit van de interne rapportages;</w:t>
      </w:r>
    </w:p>
    <w:p w14:paraId="25C07277" w14:textId="5D7E3EC1" w:rsidR="79A1BD9B" w:rsidRDefault="79A1BD9B" w:rsidP="143039D0">
      <w:pPr>
        <w:pStyle w:val="ListParagraph"/>
        <w:numPr>
          <w:ilvl w:val="0"/>
          <w:numId w:val="1"/>
        </w:numPr>
      </w:pPr>
      <w:r w:rsidRPr="143039D0">
        <w:t>De kwaliteit en tijdigheid van de geïnventariseerde risico's en maatregelen;</w:t>
      </w:r>
    </w:p>
    <w:p w14:paraId="5126E19C" w14:textId="2240CE17" w:rsidR="79A1BD9B" w:rsidRDefault="79A1BD9B" w:rsidP="143039D0">
      <w:pPr>
        <w:pStyle w:val="ListParagraph"/>
        <w:numPr>
          <w:ilvl w:val="0"/>
          <w:numId w:val="1"/>
        </w:numPr>
      </w:pPr>
      <w:r w:rsidRPr="143039D0">
        <w:t>Het hanteren van de juiste nomen en de juiste en volledige vertaling daarvan in het systeem;</w:t>
      </w:r>
    </w:p>
    <w:p w14:paraId="561C6AD0" w14:textId="48627FA6" w:rsidR="79A1BD9B" w:rsidRDefault="79A1BD9B" w:rsidP="143039D0">
      <w:pPr>
        <w:pStyle w:val="ListParagraph"/>
        <w:numPr>
          <w:ilvl w:val="0"/>
          <w:numId w:val="1"/>
        </w:numPr>
      </w:pPr>
      <w:r w:rsidRPr="143039D0">
        <w:t>.............</w:t>
      </w:r>
    </w:p>
    <w:p w14:paraId="1C1EFE90" w14:textId="112709DD" w:rsidR="00652FCC" w:rsidRDefault="00652FCC" w:rsidP="00652FCC">
      <w:pPr>
        <w:pStyle w:val="Heading2"/>
      </w:pPr>
      <w:bookmarkStart w:id="141" w:name="_Toc224207904"/>
      <w:r>
        <w:t>Directiebeoordeling</w:t>
      </w:r>
      <w:bookmarkEnd w:id="141"/>
    </w:p>
    <w:p w14:paraId="71EEEF6E" w14:textId="1C7DED95" w:rsidR="005A6545" w:rsidRDefault="005A6545" w:rsidP="005A6545">
      <w:r>
        <w:t>Op jaarlijkse basis (of als zich een ernstig incident of datalek heeft voorgedaan) vindt middels vastgesteld proces en bijbehorende verantwoordelijkheden (in ieder geval: directi</w:t>
      </w:r>
      <w:r w:rsidR="009E5A8F">
        <w:t xml:space="preserve">eteam, CISO, CARM, BCM </w:t>
      </w:r>
      <w:r>
        <w:t>een directiebeoordeling plaats omtrent het IMS. Minimaal de volgende zaken komen aan de orde:</w:t>
      </w:r>
    </w:p>
    <w:p w14:paraId="7FE7BF51" w14:textId="4BBD7F70" w:rsidR="005A6545" w:rsidRDefault="005A6545" w:rsidP="00411345">
      <w:pPr>
        <w:pStyle w:val="ListParagraph"/>
        <w:numPr>
          <w:ilvl w:val="0"/>
          <w:numId w:val="48"/>
        </w:numPr>
        <w:jc w:val="left"/>
      </w:pPr>
      <w:r>
        <w:t xml:space="preserve">De status van de gedefinieerde actiepunten (n.a.v. voorgaande directiebeoordeling). </w:t>
      </w:r>
    </w:p>
    <w:p w14:paraId="33232F3D" w14:textId="5AECFB1D" w:rsidR="005A6545" w:rsidRDefault="005A6545" w:rsidP="00411345">
      <w:pPr>
        <w:pStyle w:val="ListParagraph"/>
        <w:numPr>
          <w:ilvl w:val="0"/>
          <w:numId w:val="48"/>
        </w:numPr>
        <w:jc w:val="left"/>
      </w:pPr>
      <w:r>
        <w:t xml:space="preserve">Wijzigingen in de interne en externe issues en feedback van belanghebbenden (voor zover van belang voor het ISMS). </w:t>
      </w:r>
    </w:p>
    <w:p w14:paraId="64F496FC" w14:textId="13231B5C" w:rsidR="005A6545" w:rsidRDefault="005A6545" w:rsidP="00411345">
      <w:pPr>
        <w:pStyle w:val="ListParagraph"/>
        <w:numPr>
          <w:ilvl w:val="0"/>
          <w:numId w:val="48"/>
        </w:numPr>
        <w:jc w:val="left"/>
      </w:pPr>
      <w:r>
        <w:t>Verzamelde input en trends omtrent de prestaties van het ISMS:</w:t>
      </w:r>
    </w:p>
    <w:p w14:paraId="41A2AA7B" w14:textId="033A7FAB" w:rsidR="005A6545" w:rsidRDefault="6A8BB81B" w:rsidP="00411345">
      <w:pPr>
        <w:pStyle w:val="ListParagraph"/>
        <w:numPr>
          <w:ilvl w:val="0"/>
          <w:numId w:val="48"/>
        </w:numPr>
        <w:jc w:val="left"/>
      </w:pPr>
      <w:r>
        <w:t>A</w:t>
      </w:r>
      <w:r w:rsidR="005A6545">
        <w:t>fwijkingen (niet-naleving) en corrigerende maatregelen;</w:t>
      </w:r>
    </w:p>
    <w:p w14:paraId="0FC68F99" w14:textId="74F07C13" w:rsidR="005A6545" w:rsidRDefault="0CE5A8AF" w:rsidP="00411345">
      <w:pPr>
        <w:pStyle w:val="ListParagraph"/>
        <w:numPr>
          <w:ilvl w:val="0"/>
          <w:numId w:val="48"/>
        </w:numPr>
        <w:jc w:val="left"/>
      </w:pPr>
      <w:r>
        <w:t>R</w:t>
      </w:r>
      <w:r w:rsidR="005A6545">
        <w:t>esultaten en trends op basis van monitoring- en meetresultaten (rapportages);</w:t>
      </w:r>
    </w:p>
    <w:p w14:paraId="6C6594DC" w14:textId="52216356" w:rsidR="005A6545" w:rsidRDefault="4291CBBE" w:rsidP="00411345">
      <w:pPr>
        <w:pStyle w:val="ListParagraph"/>
        <w:numPr>
          <w:ilvl w:val="0"/>
          <w:numId w:val="48"/>
        </w:numPr>
        <w:jc w:val="left"/>
      </w:pPr>
      <w:r>
        <w:t>Auditresultaten</w:t>
      </w:r>
      <w:r w:rsidR="005A6545">
        <w:t>;</w:t>
      </w:r>
    </w:p>
    <w:p w14:paraId="384DAFFB" w14:textId="17E7CE0A" w:rsidR="009E5A8F" w:rsidRDefault="58F85B4F" w:rsidP="00411345">
      <w:pPr>
        <w:pStyle w:val="ListParagraph"/>
        <w:numPr>
          <w:ilvl w:val="0"/>
          <w:numId w:val="48"/>
        </w:numPr>
        <w:jc w:val="left"/>
      </w:pPr>
      <w:r>
        <w:t>R</w:t>
      </w:r>
      <w:r w:rsidR="005A6545">
        <w:t xml:space="preserve">ealisatie van de </w:t>
      </w:r>
      <w:r w:rsidR="1B02B92B">
        <w:t>IMS-doelstellingen</w:t>
      </w:r>
    </w:p>
    <w:p w14:paraId="671E3CAA" w14:textId="0EED34B5" w:rsidR="009E5A8F" w:rsidRDefault="62221A71" w:rsidP="00411345">
      <w:pPr>
        <w:pStyle w:val="ListParagraph"/>
        <w:numPr>
          <w:ilvl w:val="0"/>
          <w:numId w:val="48"/>
        </w:numPr>
        <w:jc w:val="left"/>
      </w:pPr>
      <w:r>
        <w:t>R</w:t>
      </w:r>
      <w:r w:rsidR="005A6545">
        <w:t>esultaten van</w:t>
      </w:r>
      <w:r w:rsidR="009E5A8F">
        <w:t xml:space="preserve"> de strategische</w:t>
      </w:r>
      <w:r w:rsidR="005A6545">
        <w:t xml:space="preserve"> risicobeoordelingen en status van </w:t>
      </w:r>
      <w:r w:rsidR="009E5A8F">
        <w:t xml:space="preserve">de </w:t>
      </w:r>
      <w:r w:rsidR="005A6545">
        <w:t>behandelplannen</w:t>
      </w:r>
    </w:p>
    <w:p w14:paraId="70D57E38" w14:textId="5A6CCDC6" w:rsidR="005A6545" w:rsidRDefault="6EC1E69D" w:rsidP="00411345">
      <w:pPr>
        <w:pStyle w:val="ListParagraph"/>
        <w:numPr>
          <w:ilvl w:val="0"/>
          <w:numId w:val="48"/>
        </w:numPr>
        <w:jc w:val="left"/>
      </w:pPr>
      <w:r>
        <w:t>M</w:t>
      </w:r>
      <w:r w:rsidR="005A6545">
        <w:t>ogelijkheden voor continue verbetering</w:t>
      </w:r>
    </w:p>
    <w:p w14:paraId="495824DA" w14:textId="77777777" w:rsidR="005A6545" w:rsidRDefault="005A6545" w:rsidP="005A6545"/>
    <w:p w14:paraId="1780E0DD" w14:textId="5D7E99E7" w:rsidR="007172E8" w:rsidRDefault="005A6545" w:rsidP="005A6545">
      <w:r>
        <w:t xml:space="preserve">De output van de directiebeoordeling wordt vastgelegd. Op basis van de directiebeoordeling zullen plannen gedefinieerd en gecommuniceerd worden </w:t>
      </w:r>
      <w:r w:rsidR="78120B73">
        <w:t xml:space="preserve">die </w:t>
      </w:r>
      <w:r>
        <w:t>als doelstelling hebben de geschiktheid, toereikendheid en doeltreffendheid van het IMS te wijzigen, danwel te verbeteren.</w:t>
      </w:r>
    </w:p>
    <w:p w14:paraId="0108DBA7" w14:textId="66CCF82B" w:rsidR="007172E8" w:rsidRDefault="009E5A8F" w:rsidP="007172E8">
      <w:pPr>
        <w:pStyle w:val="Heading1"/>
      </w:pPr>
      <w:r>
        <w:t xml:space="preserve"> </w:t>
      </w:r>
      <w:bookmarkStart w:id="142" w:name="_Toc224207905"/>
      <w:r w:rsidR="007172E8">
        <w:t>Verbetering</w:t>
      </w:r>
      <w:bookmarkEnd w:id="142"/>
    </w:p>
    <w:p w14:paraId="207F9155" w14:textId="7AD2BFC2" w:rsidR="007172E8" w:rsidRDefault="23E40BA1" w:rsidP="00971149">
      <w:pPr>
        <w:pStyle w:val="Heading2"/>
      </w:pPr>
      <w:r>
        <w:t xml:space="preserve"> </w:t>
      </w:r>
      <w:bookmarkStart w:id="143" w:name="_Toc224207906"/>
      <w:r w:rsidR="00971149">
        <w:t>Afwijkingen en corrigerende maatregelen</w:t>
      </w:r>
      <w:bookmarkEnd w:id="143"/>
    </w:p>
    <w:p w14:paraId="1EB11115" w14:textId="77777777" w:rsidR="00C65D88" w:rsidRDefault="00C65D88" w:rsidP="00C65D88">
      <w:r>
        <w:t>Wanneer afwijkingen geconstateerd worden, zullen we hierop tijdig reageren en, indien van toepassing:</w:t>
      </w:r>
    </w:p>
    <w:p w14:paraId="09E90A01" w14:textId="77777777" w:rsidR="00C65D88" w:rsidRDefault="00C65D88" w:rsidP="00C65D88">
      <w:r>
        <w:t>1.</w:t>
      </w:r>
      <w:r>
        <w:tab/>
        <w:t>De oorzaak achterhalen;</w:t>
      </w:r>
    </w:p>
    <w:p w14:paraId="4C3184C1" w14:textId="77777777" w:rsidR="00C65D88" w:rsidRDefault="00C65D88" w:rsidP="00C65D88">
      <w:r>
        <w:t>2.</w:t>
      </w:r>
      <w:r>
        <w:tab/>
        <w:t>Actie ondernemen om de afwijking te beheersen (corrigerende maatregelen);</w:t>
      </w:r>
    </w:p>
    <w:p w14:paraId="22BEC964" w14:textId="77777777" w:rsidR="00C65D88" w:rsidRDefault="00C65D88" w:rsidP="00C65D88">
      <w:r>
        <w:t>3.</w:t>
      </w:r>
      <w:r>
        <w:tab/>
        <w:t>Achterhalen of de geconstateerde afwijking mogelijk ook elders optreedt (detectie);</w:t>
      </w:r>
    </w:p>
    <w:p w14:paraId="0C40BCAD" w14:textId="77777777" w:rsidR="00C65D88" w:rsidRDefault="00C65D88" w:rsidP="00C65D88">
      <w:r>
        <w:t>4.</w:t>
      </w:r>
      <w:r>
        <w:tab/>
        <w:t>De gevolgen aan te pakken (verwijderen en herstellen);</w:t>
      </w:r>
    </w:p>
    <w:p w14:paraId="2A92E6EE" w14:textId="77777777" w:rsidR="00C65D88" w:rsidRDefault="00C65D88" w:rsidP="00C65D88">
      <w:r>
        <w:t>5.</w:t>
      </w:r>
      <w:r>
        <w:tab/>
        <w:t>Maatregelen nemen om herhaling te voorkomen (preventieve maatregelen);</w:t>
      </w:r>
    </w:p>
    <w:p w14:paraId="60B20722" w14:textId="77777777" w:rsidR="00C65D88" w:rsidRDefault="00C65D88" w:rsidP="00C65D88">
      <w:r>
        <w:t>6.</w:t>
      </w:r>
      <w:r>
        <w:tab/>
        <w:t>De doeltreffendheid van alle genomen preventieve maatregelen beoordelen; en</w:t>
      </w:r>
    </w:p>
    <w:p w14:paraId="49DB2275" w14:textId="07028AC1" w:rsidR="00971149" w:rsidRDefault="00C65D88" w:rsidP="00C65D88">
      <w:r>
        <w:t>7.</w:t>
      </w:r>
      <w:r>
        <w:tab/>
        <w:t>Indien nodig het ISMS bijwerken.</w:t>
      </w:r>
    </w:p>
    <w:p w14:paraId="6C7BC80F" w14:textId="7CD5E923" w:rsidR="00971149" w:rsidRDefault="4EFCD15E" w:rsidP="00971149">
      <w:pPr>
        <w:pStyle w:val="Heading2"/>
      </w:pPr>
      <w:r>
        <w:t xml:space="preserve"> </w:t>
      </w:r>
      <w:bookmarkStart w:id="144" w:name="_Toc224207907"/>
      <w:r w:rsidR="00971149">
        <w:t>Continue verbetering</w:t>
      </w:r>
      <w:bookmarkEnd w:id="144"/>
    </w:p>
    <w:p w14:paraId="42594E37" w14:textId="1FF722A4" w:rsidR="007172E8" w:rsidRPr="004621DA" w:rsidRDefault="007672B4" w:rsidP="004621DA">
      <w:r w:rsidRPr="007672B4">
        <w:t>We zullen de geschiktheid, toereikendheid en effectiviteit van het IMS voortdurend verbeteren.</w:t>
      </w:r>
    </w:p>
    <w:p w14:paraId="0142C3C5" w14:textId="77777777" w:rsidR="00526744" w:rsidRPr="00526744" w:rsidRDefault="00526744" w:rsidP="00526744"/>
    <w:p w14:paraId="1EE210FF" w14:textId="77777777" w:rsidR="00812B84" w:rsidRDefault="00812B84" w:rsidP="00526744">
      <w:pPr>
        <w:sectPr w:rsidR="00812B84" w:rsidSect="00FF5C00">
          <w:pgSz w:w="11906" w:h="16838"/>
          <w:pgMar w:top="1417" w:right="1417" w:bottom="1417" w:left="1417" w:header="708" w:footer="708" w:gutter="0"/>
          <w:cols w:space="708"/>
          <w:docGrid w:linePitch="360"/>
        </w:sectPr>
      </w:pPr>
    </w:p>
    <w:p w14:paraId="53596B97" w14:textId="2D52BE19" w:rsidR="00526744" w:rsidRDefault="000A6D6F" w:rsidP="00812B84">
      <w:pPr>
        <w:pStyle w:val="Heading1"/>
      </w:pPr>
      <w:bookmarkStart w:id="145" w:name="_Toc224207908"/>
      <w:r>
        <w:t>Bijlages</w:t>
      </w:r>
      <w:bookmarkEnd w:id="145"/>
    </w:p>
    <w:p w14:paraId="16F40E37" w14:textId="7B130353" w:rsidR="00FF4D75" w:rsidRDefault="00FF4D75" w:rsidP="000A6D6F">
      <w:pPr>
        <w:pStyle w:val="Heading2"/>
      </w:pPr>
      <w:bookmarkStart w:id="146" w:name="_Toc224207909"/>
      <w:r>
        <w:t>Bijlage 1: Belanghebbenden</w:t>
      </w:r>
      <w:bookmarkEnd w:id="146"/>
    </w:p>
    <w:p w14:paraId="22C8F80C" w14:textId="77777777" w:rsidR="00FF4D75" w:rsidRPr="00FF4D75" w:rsidRDefault="00FF4D75" w:rsidP="00FF4D75"/>
    <w:tbl>
      <w:tblPr>
        <w:tblStyle w:val="GridTable4-Accent2"/>
        <w:tblW w:w="16161" w:type="dxa"/>
        <w:tblInd w:w="-998" w:type="dxa"/>
        <w:tblLook w:val="04A0" w:firstRow="1" w:lastRow="0" w:firstColumn="1" w:lastColumn="0" w:noHBand="0" w:noVBand="1"/>
      </w:tblPr>
      <w:tblGrid>
        <w:gridCol w:w="4198"/>
        <w:gridCol w:w="1989"/>
        <w:gridCol w:w="2470"/>
        <w:gridCol w:w="3686"/>
        <w:gridCol w:w="3818"/>
      </w:tblGrid>
      <w:tr w:rsidR="00D45973" w:rsidRPr="00D45973" w14:paraId="2C036AC2" w14:textId="77777777" w:rsidTr="00AA39D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198" w:type="dxa"/>
            <w:hideMark/>
          </w:tcPr>
          <w:p w14:paraId="38167030" w14:textId="77777777" w:rsidR="00D45973" w:rsidRPr="00D45973" w:rsidRDefault="00D45973" w:rsidP="00D45973">
            <w:r w:rsidRPr="00D45973">
              <w:t>Belanghebbende</w:t>
            </w:r>
          </w:p>
        </w:tc>
        <w:tc>
          <w:tcPr>
            <w:tcW w:w="0" w:type="auto"/>
            <w:hideMark/>
          </w:tcPr>
          <w:p w14:paraId="4FDAB01D" w14:textId="77777777" w:rsidR="00D45973" w:rsidRPr="00D45973" w:rsidRDefault="00D45973" w:rsidP="00D45973">
            <w:pPr>
              <w:cnfStyle w:val="100000000000" w:firstRow="1" w:lastRow="0" w:firstColumn="0" w:lastColumn="0" w:oddVBand="0" w:evenVBand="0" w:oddHBand="0" w:evenHBand="0" w:firstRowFirstColumn="0" w:firstRowLastColumn="0" w:lastRowFirstColumn="0" w:lastRowLastColumn="0"/>
            </w:pPr>
            <w:r w:rsidRPr="00D45973">
              <w:t>Type (intern/extern)</w:t>
            </w:r>
          </w:p>
        </w:tc>
        <w:tc>
          <w:tcPr>
            <w:tcW w:w="0" w:type="auto"/>
            <w:hideMark/>
          </w:tcPr>
          <w:p w14:paraId="13A317BD" w14:textId="77777777" w:rsidR="00D45973" w:rsidRPr="00D45973" w:rsidRDefault="00D45973" w:rsidP="00D45973">
            <w:pPr>
              <w:cnfStyle w:val="100000000000" w:firstRow="1" w:lastRow="0" w:firstColumn="0" w:lastColumn="0" w:oddVBand="0" w:evenVBand="0" w:oddHBand="0" w:evenHBand="0" w:firstRowFirstColumn="0" w:firstRowLastColumn="0" w:lastRowFirstColumn="0" w:lastRowLastColumn="0"/>
            </w:pPr>
            <w:r w:rsidRPr="00D45973">
              <w:t>Belang bij het IMS</w:t>
            </w:r>
          </w:p>
        </w:tc>
        <w:tc>
          <w:tcPr>
            <w:tcW w:w="0" w:type="auto"/>
            <w:hideMark/>
          </w:tcPr>
          <w:p w14:paraId="72D260E9" w14:textId="77777777" w:rsidR="00D45973" w:rsidRPr="00D45973" w:rsidRDefault="00D45973" w:rsidP="00AA39DE">
            <w:pPr>
              <w:jc w:val="left"/>
              <w:cnfStyle w:val="100000000000" w:firstRow="1" w:lastRow="0" w:firstColumn="0" w:lastColumn="0" w:oddVBand="0" w:evenVBand="0" w:oddHBand="0" w:evenHBand="0" w:firstRowFirstColumn="0" w:firstRowLastColumn="0" w:lastRowFirstColumn="0" w:lastRowLastColumn="0"/>
            </w:pPr>
            <w:r w:rsidRPr="00D45973">
              <w:t>Relevante vereisten / verwachtingen</w:t>
            </w:r>
          </w:p>
        </w:tc>
        <w:tc>
          <w:tcPr>
            <w:tcW w:w="3818" w:type="dxa"/>
            <w:hideMark/>
          </w:tcPr>
          <w:p w14:paraId="0BDCADC7" w14:textId="77777777" w:rsidR="00D45973" w:rsidRPr="00D45973" w:rsidRDefault="00D45973" w:rsidP="00D45973">
            <w:pPr>
              <w:cnfStyle w:val="100000000000" w:firstRow="1" w:lastRow="0" w:firstColumn="0" w:lastColumn="0" w:oddVBand="0" w:evenVBand="0" w:oddHBand="0" w:evenHBand="0" w:firstRowFirstColumn="0" w:firstRowLastColumn="0" w:lastRowFirstColumn="0" w:lastRowLastColumn="0"/>
            </w:pPr>
            <w:r w:rsidRPr="00D45973">
              <w:t>Vertaling naar IMS</w:t>
            </w:r>
          </w:p>
        </w:tc>
      </w:tr>
      <w:tr w:rsidR="00D45973" w:rsidRPr="00D45973" w14:paraId="5A787232" w14:textId="77777777" w:rsidTr="00AA39D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198" w:type="dxa"/>
            <w:hideMark/>
          </w:tcPr>
          <w:p w14:paraId="1A23688C" w14:textId="77777777" w:rsidR="00D45973" w:rsidRPr="00D45973" w:rsidRDefault="00D45973" w:rsidP="00AA39DE">
            <w:pPr>
              <w:jc w:val="left"/>
            </w:pPr>
            <w:r w:rsidRPr="00D45973">
              <w:t>Inwoners</w:t>
            </w:r>
          </w:p>
        </w:tc>
        <w:tc>
          <w:tcPr>
            <w:tcW w:w="0" w:type="auto"/>
            <w:hideMark/>
          </w:tcPr>
          <w:p w14:paraId="5B6E950E" w14:textId="77777777" w:rsidR="00D45973" w:rsidRPr="00D45973" w:rsidRDefault="00D45973" w:rsidP="00D45973">
            <w:pPr>
              <w:cnfStyle w:val="000000100000" w:firstRow="0" w:lastRow="0" w:firstColumn="0" w:lastColumn="0" w:oddVBand="0" w:evenVBand="0" w:oddHBand="1" w:evenHBand="0" w:firstRowFirstColumn="0" w:firstRowLastColumn="0" w:lastRowFirstColumn="0" w:lastRowLastColumn="0"/>
            </w:pPr>
            <w:r w:rsidRPr="00D45973">
              <w:t>Extern</w:t>
            </w:r>
          </w:p>
        </w:tc>
        <w:tc>
          <w:tcPr>
            <w:tcW w:w="0" w:type="auto"/>
            <w:hideMark/>
          </w:tcPr>
          <w:p w14:paraId="3C591DE4" w14:textId="77777777" w:rsidR="00D45973" w:rsidRPr="00D45973" w:rsidRDefault="00D45973" w:rsidP="00AA39DE">
            <w:pPr>
              <w:jc w:val="left"/>
              <w:cnfStyle w:val="000000100000" w:firstRow="0" w:lastRow="0" w:firstColumn="0" w:lastColumn="0" w:oddVBand="0" w:evenVBand="0" w:oddHBand="1" w:evenHBand="0" w:firstRowFirstColumn="0" w:firstRowLastColumn="0" w:lastRowFirstColumn="0" w:lastRowLastColumn="0"/>
            </w:pPr>
            <w:r w:rsidRPr="00D45973">
              <w:t>Betrouwbare en veilige dienstverlening</w:t>
            </w:r>
          </w:p>
        </w:tc>
        <w:tc>
          <w:tcPr>
            <w:tcW w:w="0" w:type="auto"/>
            <w:hideMark/>
          </w:tcPr>
          <w:p w14:paraId="41DC8B92" w14:textId="77777777" w:rsidR="00D45973" w:rsidRPr="00D45973" w:rsidRDefault="00D45973" w:rsidP="00AA39DE">
            <w:pPr>
              <w:jc w:val="left"/>
              <w:cnfStyle w:val="000000100000" w:firstRow="0" w:lastRow="0" w:firstColumn="0" w:lastColumn="0" w:oddVBand="0" w:evenVBand="0" w:oddHBand="1" w:evenHBand="0" w:firstRowFirstColumn="0" w:firstRowLastColumn="0" w:lastRowFirstColumn="0" w:lastRowLastColumn="0"/>
            </w:pPr>
            <w:r w:rsidRPr="00D45973">
              <w:t>Bescherming persoonsgegevens, beschikbaarheid digitale loketten, transparantie bij incidenten</w:t>
            </w:r>
          </w:p>
        </w:tc>
        <w:tc>
          <w:tcPr>
            <w:tcW w:w="3818" w:type="dxa"/>
            <w:hideMark/>
          </w:tcPr>
          <w:p w14:paraId="44E32E6A" w14:textId="77777777" w:rsidR="00D45973" w:rsidRPr="00D45973" w:rsidRDefault="00D45973" w:rsidP="00AA39DE">
            <w:pPr>
              <w:jc w:val="left"/>
              <w:cnfStyle w:val="000000100000" w:firstRow="0" w:lastRow="0" w:firstColumn="0" w:lastColumn="0" w:oddVBand="0" w:evenVBand="0" w:oddHBand="1" w:evenHBand="0" w:firstRowFirstColumn="0" w:firstRowLastColumn="0" w:lastRowFirstColumn="0" w:lastRowLastColumn="0"/>
            </w:pPr>
            <w:r w:rsidRPr="00D45973">
              <w:t>Privacyborging, continuïteitsplanning, incidentrapportage</w:t>
            </w:r>
          </w:p>
        </w:tc>
      </w:tr>
      <w:tr w:rsidR="00D45973" w:rsidRPr="00D45973" w14:paraId="191ED669" w14:textId="77777777" w:rsidTr="00AA39DE">
        <w:tc>
          <w:tcPr>
            <w:cnfStyle w:val="001000000000" w:firstRow="0" w:lastRow="0" w:firstColumn="1" w:lastColumn="0" w:oddVBand="0" w:evenVBand="0" w:oddHBand="0" w:evenHBand="0" w:firstRowFirstColumn="0" w:firstRowLastColumn="0" w:lastRowFirstColumn="0" w:lastRowLastColumn="0"/>
            <w:tcW w:w="4198" w:type="dxa"/>
            <w:hideMark/>
          </w:tcPr>
          <w:p w14:paraId="59C1D243" w14:textId="77777777" w:rsidR="00D45973" w:rsidRPr="00D45973" w:rsidRDefault="00D45973" w:rsidP="00AA39DE">
            <w:pPr>
              <w:jc w:val="left"/>
            </w:pPr>
            <w:r w:rsidRPr="00D45973">
              <w:t>Ondernemers</w:t>
            </w:r>
          </w:p>
        </w:tc>
        <w:tc>
          <w:tcPr>
            <w:tcW w:w="0" w:type="auto"/>
            <w:hideMark/>
          </w:tcPr>
          <w:p w14:paraId="7BAC35F8" w14:textId="77777777" w:rsidR="00D45973" w:rsidRPr="00D45973" w:rsidRDefault="00D45973" w:rsidP="00D45973">
            <w:pPr>
              <w:cnfStyle w:val="000000000000" w:firstRow="0" w:lastRow="0" w:firstColumn="0" w:lastColumn="0" w:oddVBand="0" w:evenVBand="0" w:oddHBand="0" w:evenHBand="0" w:firstRowFirstColumn="0" w:firstRowLastColumn="0" w:lastRowFirstColumn="0" w:lastRowLastColumn="0"/>
            </w:pPr>
            <w:r w:rsidRPr="00D45973">
              <w:t>Extern</w:t>
            </w:r>
          </w:p>
        </w:tc>
        <w:tc>
          <w:tcPr>
            <w:tcW w:w="0" w:type="auto"/>
            <w:hideMark/>
          </w:tcPr>
          <w:p w14:paraId="189F5EF0" w14:textId="77777777" w:rsidR="00D45973" w:rsidRPr="00D45973" w:rsidRDefault="00D45973" w:rsidP="00AA39DE">
            <w:pPr>
              <w:jc w:val="left"/>
              <w:cnfStyle w:val="000000000000" w:firstRow="0" w:lastRow="0" w:firstColumn="0" w:lastColumn="0" w:oddVBand="0" w:evenVBand="0" w:oddHBand="0" w:evenHBand="0" w:firstRowFirstColumn="0" w:firstRowLastColumn="0" w:lastRowFirstColumn="0" w:lastRowLastColumn="0"/>
            </w:pPr>
            <w:r w:rsidRPr="00D45973">
              <w:t>Continuïteit en vertrouwelijkheid van gegevens</w:t>
            </w:r>
          </w:p>
        </w:tc>
        <w:tc>
          <w:tcPr>
            <w:tcW w:w="0" w:type="auto"/>
            <w:hideMark/>
          </w:tcPr>
          <w:p w14:paraId="3509C9C5" w14:textId="77777777" w:rsidR="00D45973" w:rsidRPr="00D45973" w:rsidRDefault="00D45973" w:rsidP="00AA39DE">
            <w:pPr>
              <w:jc w:val="left"/>
              <w:cnfStyle w:val="000000000000" w:firstRow="0" w:lastRow="0" w:firstColumn="0" w:lastColumn="0" w:oddVBand="0" w:evenVBand="0" w:oddHBand="0" w:evenHBand="0" w:firstRowFirstColumn="0" w:firstRowLastColumn="0" w:lastRowFirstColumn="0" w:lastRowLastColumn="0"/>
            </w:pPr>
            <w:r w:rsidRPr="00D45973">
              <w:t>Bescherming bedrijfsgegevens, voorspelbare dienstverlening</w:t>
            </w:r>
          </w:p>
        </w:tc>
        <w:tc>
          <w:tcPr>
            <w:tcW w:w="3818" w:type="dxa"/>
            <w:hideMark/>
          </w:tcPr>
          <w:p w14:paraId="538E6754" w14:textId="77777777" w:rsidR="00D45973" w:rsidRPr="00D45973" w:rsidRDefault="00D45973" w:rsidP="00AA39DE">
            <w:pPr>
              <w:jc w:val="left"/>
              <w:cnfStyle w:val="000000000000" w:firstRow="0" w:lastRow="0" w:firstColumn="0" w:lastColumn="0" w:oddVBand="0" w:evenVBand="0" w:oddHBand="0" w:evenHBand="0" w:firstRowFirstColumn="0" w:firstRowLastColumn="0" w:lastRowFirstColumn="0" w:lastRowLastColumn="0"/>
            </w:pPr>
            <w:r w:rsidRPr="00D45973">
              <w:t>Risicogestuurde beheersing, uptime-doelstellingen</w:t>
            </w:r>
          </w:p>
        </w:tc>
      </w:tr>
      <w:tr w:rsidR="00D45973" w:rsidRPr="00D45973" w14:paraId="70FDD9EF" w14:textId="77777777" w:rsidTr="00AA39D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198" w:type="dxa"/>
            <w:hideMark/>
          </w:tcPr>
          <w:p w14:paraId="4F144C44" w14:textId="77777777" w:rsidR="00D45973" w:rsidRPr="00D45973" w:rsidRDefault="00D45973" w:rsidP="00AA39DE">
            <w:pPr>
              <w:jc w:val="left"/>
            </w:pPr>
            <w:r w:rsidRPr="00D45973">
              <w:t>College van B&amp;W</w:t>
            </w:r>
          </w:p>
        </w:tc>
        <w:tc>
          <w:tcPr>
            <w:tcW w:w="0" w:type="auto"/>
            <w:hideMark/>
          </w:tcPr>
          <w:p w14:paraId="58BEA98A" w14:textId="77777777" w:rsidR="00D45973" w:rsidRPr="00D45973" w:rsidRDefault="00D45973" w:rsidP="00D45973">
            <w:pPr>
              <w:cnfStyle w:val="000000100000" w:firstRow="0" w:lastRow="0" w:firstColumn="0" w:lastColumn="0" w:oddVBand="0" w:evenVBand="0" w:oddHBand="1" w:evenHBand="0" w:firstRowFirstColumn="0" w:firstRowLastColumn="0" w:lastRowFirstColumn="0" w:lastRowLastColumn="0"/>
            </w:pPr>
            <w:r w:rsidRPr="00D45973">
              <w:t>Intern (bestuurlijk)</w:t>
            </w:r>
          </w:p>
        </w:tc>
        <w:tc>
          <w:tcPr>
            <w:tcW w:w="0" w:type="auto"/>
            <w:hideMark/>
          </w:tcPr>
          <w:p w14:paraId="257AEEFF" w14:textId="77777777" w:rsidR="00D45973" w:rsidRPr="00D45973" w:rsidRDefault="00D45973" w:rsidP="00AA39DE">
            <w:pPr>
              <w:jc w:val="left"/>
              <w:cnfStyle w:val="000000100000" w:firstRow="0" w:lastRow="0" w:firstColumn="0" w:lastColumn="0" w:oddVBand="0" w:evenVBand="0" w:oddHBand="1" w:evenHBand="0" w:firstRowFirstColumn="0" w:firstRowLastColumn="0" w:lastRowFirstColumn="0" w:lastRowLastColumn="0"/>
            </w:pPr>
            <w:r w:rsidRPr="00D45973">
              <w:t>Bestuurlijke beheersing en verantwoording</w:t>
            </w:r>
          </w:p>
        </w:tc>
        <w:tc>
          <w:tcPr>
            <w:tcW w:w="0" w:type="auto"/>
            <w:hideMark/>
          </w:tcPr>
          <w:p w14:paraId="782F7AA2" w14:textId="77777777" w:rsidR="00D45973" w:rsidRPr="00D45973" w:rsidRDefault="00D45973" w:rsidP="00AA39DE">
            <w:pPr>
              <w:jc w:val="left"/>
              <w:cnfStyle w:val="000000100000" w:firstRow="0" w:lastRow="0" w:firstColumn="0" w:lastColumn="0" w:oddVBand="0" w:evenVBand="0" w:oddHBand="1" w:evenHBand="0" w:firstRowFirstColumn="0" w:firstRowLastColumn="0" w:lastRowFirstColumn="0" w:lastRowLastColumn="0"/>
            </w:pPr>
            <w:r w:rsidRPr="00D45973">
              <w:t>In control zijn, inzicht in restrisico’s, naleving wetgeving</w:t>
            </w:r>
          </w:p>
        </w:tc>
        <w:tc>
          <w:tcPr>
            <w:tcW w:w="3818" w:type="dxa"/>
            <w:hideMark/>
          </w:tcPr>
          <w:p w14:paraId="50809C6D" w14:textId="77777777" w:rsidR="00D45973" w:rsidRPr="00D45973" w:rsidRDefault="00D45973" w:rsidP="00AA39DE">
            <w:pPr>
              <w:jc w:val="left"/>
              <w:cnfStyle w:val="000000100000" w:firstRow="0" w:lastRow="0" w:firstColumn="0" w:lastColumn="0" w:oddVBand="0" w:evenVBand="0" w:oddHBand="1" w:evenHBand="0" w:firstRowFirstColumn="0" w:firstRowLastColumn="0" w:lastRowFirstColumn="0" w:lastRowLastColumn="0"/>
            </w:pPr>
            <w:r w:rsidRPr="00D45973">
              <w:t>Managementreview, risicorapportages</w:t>
            </w:r>
          </w:p>
        </w:tc>
      </w:tr>
      <w:tr w:rsidR="00D45973" w:rsidRPr="00D45973" w14:paraId="27BB21D6" w14:textId="77777777" w:rsidTr="00AA39DE">
        <w:tc>
          <w:tcPr>
            <w:cnfStyle w:val="001000000000" w:firstRow="0" w:lastRow="0" w:firstColumn="1" w:lastColumn="0" w:oddVBand="0" w:evenVBand="0" w:oddHBand="0" w:evenHBand="0" w:firstRowFirstColumn="0" w:firstRowLastColumn="0" w:lastRowFirstColumn="0" w:lastRowLastColumn="0"/>
            <w:tcW w:w="4198" w:type="dxa"/>
            <w:hideMark/>
          </w:tcPr>
          <w:p w14:paraId="559EABF2" w14:textId="77777777" w:rsidR="00D45973" w:rsidRPr="00D45973" w:rsidRDefault="00D45973" w:rsidP="00AA39DE">
            <w:pPr>
              <w:jc w:val="left"/>
            </w:pPr>
            <w:r w:rsidRPr="00D45973">
              <w:t>Gemeenteraad</w:t>
            </w:r>
          </w:p>
        </w:tc>
        <w:tc>
          <w:tcPr>
            <w:tcW w:w="0" w:type="auto"/>
            <w:hideMark/>
          </w:tcPr>
          <w:p w14:paraId="43374226" w14:textId="77777777" w:rsidR="00D45973" w:rsidRPr="00D45973" w:rsidRDefault="00D45973" w:rsidP="00D45973">
            <w:pPr>
              <w:cnfStyle w:val="000000000000" w:firstRow="0" w:lastRow="0" w:firstColumn="0" w:lastColumn="0" w:oddVBand="0" w:evenVBand="0" w:oddHBand="0" w:evenHBand="0" w:firstRowFirstColumn="0" w:firstRowLastColumn="0" w:lastRowFirstColumn="0" w:lastRowLastColumn="0"/>
            </w:pPr>
            <w:r w:rsidRPr="00D45973">
              <w:t>Extern/Bestuurlijk</w:t>
            </w:r>
          </w:p>
        </w:tc>
        <w:tc>
          <w:tcPr>
            <w:tcW w:w="0" w:type="auto"/>
            <w:hideMark/>
          </w:tcPr>
          <w:p w14:paraId="39F18079" w14:textId="77777777" w:rsidR="00D45973" w:rsidRPr="00D45973" w:rsidRDefault="00D45973" w:rsidP="00AA39DE">
            <w:pPr>
              <w:jc w:val="left"/>
              <w:cnfStyle w:val="000000000000" w:firstRow="0" w:lastRow="0" w:firstColumn="0" w:lastColumn="0" w:oddVBand="0" w:evenVBand="0" w:oddHBand="0" w:evenHBand="0" w:firstRowFirstColumn="0" w:firstRowLastColumn="0" w:lastRowFirstColumn="0" w:lastRowLastColumn="0"/>
            </w:pPr>
            <w:r w:rsidRPr="00D45973">
              <w:t>Toezicht en kaderstelling</w:t>
            </w:r>
          </w:p>
        </w:tc>
        <w:tc>
          <w:tcPr>
            <w:tcW w:w="0" w:type="auto"/>
            <w:hideMark/>
          </w:tcPr>
          <w:p w14:paraId="00DA858A" w14:textId="77777777" w:rsidR="00D45973" w:rsidRPr="00D45973" w:rsidRDefault="00D45973" w:rsidP="00AA39DE">
            <w:pPr>
              <w:jc w:val="left"/>
              <w:cnfStyle w:val="000000000000" w:firstRow="0" w:lastRow="0" w:firstColumn="0" w:lastColumn="0" w:oddVBand="0" w:evenVBand="0" w:oddHBand="0" w:evenHBand="0" w:firstRowFirstColumn="0" w:firstRowLastColumn="0" w:lastRowFirstColumn="0" w:lastRowLastColumn="0"/>
            </w:pPr>
            <w:r w:rsidRPr="00D45973">
              <w:t>Transparante verantwoording, inzicht in incidenten en risico’s</w:t>
            </w:r>
          </w:p>
        </w:tc>
        <w:tc>
          <w:tcPr>
            <w:tcW w:w="3818" w:type="dxa"/>
            <w:hideMark/>
          </w:tcPr>
          <w:p w14:paraId="5A41C1F8" w14:textId="77777777" w:rsidR="00D45973" w:rsidRPr="00D45973" w:rsidRDefault="00D45973" w:rsidP="00AA39DE">
            <w:pPr>
              <w:jc w:val="left"/>
              <w:cnfStyle w:val="000000000000" w:firstRow="0" w:lastRow="0" w:firstColumn="0" w:lastColumn="0" w:oddVBand="0" w:evenVBand="0" w:oddHBand="0" w:evenHBand="0" w:firstRowFirstColumn="0" w:firstRowLastColumn="0" w:lastRowFirstColumn="0" w:lastRowLastColumn="0"/>
            </w:pPr>
            <w:r w:rsidRPr="00D45973">
              <w:t>Periodieke bestuursrapportage</w:t>
            </w:r>
          </w:p>
        </w:tc>
      </w:tr>
      <w:tr w:rsidR="00D45973" w:rsidRPr="00D45973" w14:paraId="321D6E20" w14:textId="77777777" w:rsidTr="00AA39D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198" w:type="dxa"/>
            <w:hideMark/>
          </w:tcPr>
          <w:p w14:paraId="510DCC68" w14:textId="77777777" w:rsidR="00D45973" w:rsidRPr="00D45973" w:rsidRDefault="00D45973" w:rsidP="00AA39DE">
            <w:pPr>
              <w:jc w:val="left"/>
            </w:pPr>
            <w:r w:rsidRPr="00D45973">
              <w:t>Medewerkers</w:t>
            </w:r>
          </w:p>
        </w:tc>
        <w:tc>
          <w:tcPr>
            <w:tcW w:w="0" w:type="auto"/>
            <w:hideMark/>
          </w:tcPr>
          <w:p w14:paraId="19679E6E" w14:textId="77777777" w:rsidR="00D45973" w:rsidRPr="00D45973" w:rsidRDefault="00D45973" w:rsidP="00D45973">
            <w:pPr>
              <w:cnfStyle w:val="000000100000" w:firstRow="0" w:lastRow="0" w:firstColumn="0" w:lastColumn="0" w:oddVBand="0" w:evenVBand="0" w:oddHBand="1" w:evenHBand="0" w:firstRowFirstColumn="0" w:firstRowLastColumn="0" w:lastRowFirstColumn="0" w:lastRowLastColumn="0"/>
            </w:pPr>
            <w:r w:rsidRPr="00D45973">
              <w:t>Intern</w:t>
            </w:r>
          </w:p>
        </w:tc>
        <w:tc>
          <w:tcPr>
            <w:tcW w:w="0" w:type="auto"/>
            <w:hideMark/>
          </w:tcPr>
          <w:p w14:paraId="3735A3F9" w14:textId="77777777" w:rsidR="00D45973" w:rsidRPr="00D45973" w:rsidRDefault="00D45973" w:rsidP="00AA39DE">
            <w:pPr>
              <w:jc w:val="left"/>
              <w:cnfStyle w:val="000000100000" w:firstRow="0" w:lastRow="0" w:firstColumn="0" w:lastColumn="0" w:oddVBand="0" w:evenVBand="0" w:oddHBand="1" w:evenHBand="0" w:firstRowFirstColumn="0" w:firstRowLastColumn="0" w:lastRowFirstColumn="0" w:lastRowLastColumn="0"/>
            </w:pPr>
            <w:r w:rsidRPr="00D45973">
              <w:t>Veilige werkomgeving en duidelijke kaders</w:t>
            </w:r>
          </w:p>
        </w:tc>
        <w:tc>
          <w:tcPr>
            <w:tcW w:w="0" w:type="auto"/>
            <w:hideMark/>
          </w:tcPr>
          <w:p w14:paraId="1FE06246" w14:textId="77777777" w:rsidR="00D45973" w:rsidRPr="00D45973" w:rsidRDefault="00D45973" w:rsidP="00AA39DE">
            <w:pPr>
              <w:jc w:val="left"/>
              <w:cnfStyle w:val="000000100000" w:firstRow="0" w:lastRow="0" w:firstColumn="0" w:lastColumn="0" w:oddVBand="0" w:evenVBand="0" w:oddHBand="1" w:evenHBand="0" w:firstRowFirstColumn="0" w:firstRowLastColumn="0" w:lastRowFirstColumn="0" w:lastRowLastColumn="0"/>
            </w:pPr>
            <w:r w:rsidRPr="00D45973">
              <w:t>Heldere verantwoordelijkheden, werkbare richtlijnen</w:t>
            </w:r>
          </w:p>
        </w:tc>
        <w:tc>
          <w:tcPr>
            <w:tcW w:w="3818" w:type="dxa"/>
            <w:hideMark/>
          </w:tcPr>
          <w:p w14:paraId="7E26D099" w14:textId="77777777" w:rsidR="00D45973" w:rsidRPr="00D45973" w:rsidRDefault="00D45973" w:rsidP="00AA39DE">
            <w:pPr>
              <w:jc w:val="left"/>
              <w:cnfStyle w:val="000000100000" w:firstRow="0" w:lastRow="0" w:firstColumn="0" w:lastColumn="0" w:oddVBand="0" w:evenVBand="0" w:oddHBand="1" w:evenHBand="0" w:firstRowFirstColumn="0" w:firstRowLastColumn="0" w:lastRowFirstColumn="0" w:lastRowLastColumn="0"/>
            </w:pPr>
            <w:r w:rsidRPr="00D45973">
              <w:t>Rolbeschrijvingen, beleidskaders</w:t>
            </w:r>
          </w:p>
        </w:tc>
      </w:tr>
      <w:tr w:rsidR="00D45973" w:rsidRPr="00D45973" w14:paraId="2130467C" w14:textId="77777777" w:rsidTr="00AA39DE">
        <w:tc>
          <w:tcPr>
            <w:cnfStyle w:val="001000000000" w:firstRow="0" w:lastRow="0" w:firstColumn="1" w:lastColumn="0" w:oddVBand="0" w:evenVBand="0" w:oddHBand="0" w:evenHBand="0" w:firstRowFirstColumn="0" w:firstRowLastColumn="0" w:lastRowFirstColumn="0" w:lastRowLastColumn="0"/>
            <w:tcW w:w="4198" w:type="dxa"/>
            <w:hideMark/>
          </w:tcPr>
          <w:p w14:paraId="2E1694DF" w14:textId="77777777" w:rsidR="00D45973" w:rsidRPr="00D45973" w:rsidRDefault="00D45973" w:rsidP="00AA39DE">
            <w:pPr>
              <w:jc w:val="left"/>
            </w:pPr>
            <w:r w:rsidRPr="00D45973">
              <w:t>Leveranciers / Verwerkers</w:t>
            </w:r>
          </w:p>
        </w:tc>
        <w:tc>
          <w:tcPr>
            <w:tcW w:w="0" w:type="auto"/>
            <w:hideMark/>
          </w:tcPr>
          <w:p w14:paraId="335A0149" w14:textId="77777777" w:rsidR="00D45973" w:rsidRPr="00D45973" w:rsidRDefault="00D45973" w:rsidP="00D45973">
            <w:pPr>
              <w:cnfStyle w:val="000000000000" w:firstRow="0" w:lastRow="0" w:firstColumn="0" w:lastColumn="0" w:oddVBand="0" w:evenVBand="0" w:oddHBand="0" w:evenHBand="0" w:firstRowFirstColumn="0" w:firstRowLastColumn="0" w:lastRowFirstColumn="0" w:lastRowLastColumn="0"/>
            </w:pPr>
            <w:r w:rsidRPr="00D45973">
              <w:t>Extern</w:t>
            </w:r>
          </w:p>
        </w:tc>
        <w:tc>
          <w:tcPr>
            <w:tcW w:w="0" w:type="auto"/>
            <w:hideMark/>
          </w:tcPr>
          <w:p w14:paraId="1EF011EE" w14:textId="77777777" w:rsidR="00D45973" w:rsidRPr="00D45973" w:rsidRDefault="00D45973" w:rsidP="00AA39DE">
            <w:pPr>
              <w:jc w:val="left"/>
              <w:cnfStyle w:val="000000000000" w:firstRow="0" w:lastRow="0" w:firstColumn="0" w:lastColumn="0" w:oddVBand="0" w:evenVBand="0" w:oddHBand="0" w:evenHBand="0" w:firstRowFirstColumn="0" w:firstRowLastColumn="0" w:lastRowFirstColumn="0" w:lastRowLastColumn="0"/>
            </w:pPr>
            <w:r w:rsidRPr="00D45973">
              <w:t>Contractuele samenwerking</w:t>
            </w:r>
          </w:p>
        </w:tc>
        <w:tc>
          <w:tcPr>
            <w:tcW w:w="0" w:type="auto"/>
            <w:hideMark/>
          </w:tcPr>
          <w:p w14:paraId="7AECAB14" w14:textId="77777777" w:rsidR="00D45973" w:rsidRPr="00D45973" w:rsidRDefault="00D45973" w:rsidP="00AA39DE">
            <w:pPr>
              <w:jc w:val="left"/>
              <w:cnfStyle w:val="000000000000" w:firstRow="0" w:lastRow="0" w:firstColumn="0" w:lastColumn="0" w:oddVBand="0" w:evenVBand="0" w:oddHBand="0" w:evenHBand="0" w:firstRowFirstColumn="0" w:firstRowLastColumn="0" w:lastRowFirstColumn="0" w:lastRowLastColumn="0"/>
            </w:pPr>
            <w:r w:rsidRPr="00D45973">
              <w:t>Duidelijke eisen rondom informatiebeveiliging en privacy</w:t>
            </w:r>
          </w:p>
        </w:tc>
        <w:tc>
          <w:tcPr>
            <w:tcW w:w="3818" w:type="dxa"/>
            <w:hideMark/>
          </w:tcPr>
          <w:p w14:paraId="646C1360" w14:textId="77777777" w:rsidR="00D45973" w:rsidRPr="00D45973" w:rsidRDefault="00D45973" w:rsidP="00AA39DE">
            <w:pPr>
              <w:jc w:val="left"/>
              <w:cnfStyle w:val="000000000000" w:firstRow="0" w:lastRow="0" w:firstColumn="0" w:lastColumn="0" w:oddVBand="0" w:evenVBand="0" w:oddHBand="0" w:evenHBand="0" w:firstRowFirstColumn="0" w:firstRowLastColumn="0" w:lastRowFirstColumn="0" w:lastRowLastColumn="0"/>
            </w:pPr>
            <w:r w:rsidRPr="00D45973">
              <w:t>Contractmanagement, kaderstelling</w:t>
            </w:r>
          </w:p>
        </w:tc>
      </w:tr>
      <w:tr w:rsidR="00D45973" w:rsidRPr="00D45973" w14:paraId="7E3A7CC8" w14:textId="77777777" w:rsidTr="00AA39D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198" w:type="dxa"/>
            <w:hideMark/>
          </w:tcPr>
          <w:p w14:paraId="540CB925" w14:textId="77777777" w:rsidR="00D45973" w:rsidRPr="00D45973" w:rsidRDefault="00D45973" w:rsidP="00AA39DE">
            <w:pPr>
              <w:jc w:val="left"/>
            </w:pPr>
            <w:r w:rsidRPr="00D45973">
              <w:t>Toezichthouder (Autoriteit Persoonsgegevens)</w:t>
            </w:r>
          </w:p>
        </w:tc>
        <w:tc>
          <w:tcPr>
            <w:tcW w:w="0" w:type="auto"/>
            <w:hideMark/>
          </w:tcPr>
          <w:p w14:paraId="07279FD4" w14:textId="77777777" w:rsidR="00D45973" w:rsidRPr="00D45973" w:rsidRDefault="00D45973" w:rsidP="00D45973">
            <w:pPr>
              <w:cnfStyle w:val="000000100000" w:firstRow="0" w:lastRow="0" w:firstColumn="0" w:lastColumn="0" w:oddVBand="0" w:evenVBand="0" w:oddHBand="1" w:evenHBand="0" w:firstRowFirstColumn="0" w:firstRowLastColumn="0" w:lastRowFirstColumn="0" w:lastRowLastColumn="0"/>
            </w:pPr>
            <w:r w:rsidRPr="00D45973">
              <w:t>Extern</w:t>
            </w:r>
          </w:p>
        </w:tc>
        <w:tc>
          <w:tcPr>
            <w:tcW w:w="0" w:type="auto"/>
            <w:hideMark/>
          </w:tcPr>
          <w:p w14:paraId="162B4443" w14:textId="77777777" w:rsidR="00D45973" w:rsidRPr="00D45973" w:rsidRDefault="00D45973" w:rsidP="00AA39DE">
            <w:pPr>
              <w:jc w:val="left"/>
              <w:cnfStyle w:val="000000100000" w:firstRow="0" w:lastRow="0" w:firstColumn="0" w:lastColumn="0" w:oddVBand="0" w:evenVBand="0" w:oddHBand="1" w:evenHBand="0" w:firstRowFirstColumn="0" w:firstRowLastColumn="0" w:lastRowFirstColumn="0" w:lastRowLastColumn="0"/>
            </w:pPr>
            <w:r w:rsidRPr="00D45973">
              <w:t>Naleving privacywetgeving</w:t>
            </w:r>
          </w:p>
        </w:tc>
        <w:tc>
          <w:tcPr>
            <w:tcW w:w="0" w:type="auto"/>
            <w:hideMark/>
          </w:tcPr>
          <w:p w14:paraId="14E67351" w14:textId="77777777" w:rsidR="00D45973" w:rsidRPr="00D45973" w:rsidRDefault="00D45973" w:rsidP="00AA39DE">
            <w:pPr>
              <w:jc w:val="left"/>
              <w:cnfStyle w:val="000000100000" w:firstRow="0" w:lastRow="0" w:firstColumn="0" w:lastColumn="0" w:oddVBand="0" w:evenVBand="0" w:oddHBand="1" w:evenHBand="0" w:firstRowFirstColumn="0" w:firstRowLastColumn="0" w:lastRowFirstColumn="0" w:lastRowLastColumn="0"/>
            </w:pPr>
            <w:r w:rsidRPr="00D45973">
              <w:t>Aantoonbare compliance met AVG, meldplicht datalekken</w:t>
            </w:r>
          </w:p>
        </w:tc>
        <w:tc>
          <w:tcPr>
            <w:tcW w:w="3818" w:type="dxa"/>
            <w:hideMark/>
          </w:tcPr>
          <w:p w14:paraId="67E2AE02" w14:textId="77777777" w:rsidR="00D45973" w:rsidRPr="00D45973" w:rsidRDefault="00D45973" w:rsidP="00AA39DE">
            <w:pPr>
              <w:jc w:val="left"/>
              <w:cnfStyle w:val="000000100000" w:firstRow="0" w:lastRow="0" w:firstColumn="0" w:lastColumn="0" w:oddVBand="0" w:evenVBand="0" w:oddHBand="1" w:evenHBand="0" w:firstRowFirstColumn="0" w:firstRowLastColumn="0" w:lastRowFirstColumn="0" w:lastRowLastColumn="0"/>
            </w:pPr>
            <w:r w:rsidRPr="00D45973">
              <w:t>Privacyregister, auditstructuur</w:t>
            </w:r>
          </w:p>
        </w:tc>
      </w:tr>
      <w:tr w:rsidR="00D45973" w:rsidRPr="00D45973" w14:paraId="4AEBA4D2" w14:textId="77777777" w:rsidTr="00AA39DE">
        <w:tc>
          <w:tcPr>
            <w:cnfStyle w:val="001000000000" w:firstRow="0" w:lastRow="0" w:firstColumn="1" w:lastColumn="0" w:oddVBand="0" w:evenVBand="0" w:oddHBand="0" w:evenHBand="0" w:firstRowFirstColumn="0" w:firstRowLastColumn="0" w:lastRowFirstColumn="0" w:lastRowLastColumn="0"/>
            <w:tcW w:w="4198" w:type="dxa"/>
            <w:hideMark/>
          </w:tcPr>
          <w:p w14:paraId="24D200BD" w14:textId="77777777" w:rsidR="00D45973" w:rsidRPr="00D45973" w:rsidRDefault="00D45973" w:rsidP="00D45973">
            <w:r w:rsidRPr="00D45973">
              <w:t>Rijksoverheid / Wetgever</w:t>
            </w:r>
          </w:p>
        </w:tc>
        <w:tc>
          <w:tcPr>
            <w:tcW w:w="0" w:type="auto"/>
            <w:hideMark/>
          </w:tcPr>
          <w:p w14:paraId="277324B5" w14:textId="77777777" w:rsidR="00D45973" w:rsidRPr="00D45973" w:rsidRDefault="00D45973" w:rsidP="00D45973">
            <w:pPr>
              <w:cnfStyle w:val="000000000000" w:firstRow="0" w:lastRow="0" w:firstColumn="0" w:lastColumn="0" w:oddVBand="0" w:evenVBand="0" w:oddHBand="0" w:evenHBand="0" w:firstRowFirstColumn="0" w:firstRowLastColumn="0" w:lastRowFirstColumn="0" w:lastRowLastColumn="0"/>
            </w:pPr>
            <w:r w:rsidRPr="00D45973">
              <w:t>Extern</w:t>
            </w:r>
          </w:p>
        </w:tc>
        <w:tc>
          <w:tcPr>
            <w:tcW w:w="0" w:type="auto"/>
            <w:hideMark/>
          </w:tcPr>
          <w:p w14:paraId="075409A0" w14:textId="77777777" w:rsidR="00D45973" w:rsidRPr="00D45973" w:rsidRDefault="00D45973" w:rsidP="00D45973">
            <w:pPr>
              <w:cnfStyle w:val="000000000000" w:firstRow="0" w:lastRow="0" w:firstColumn="0" w:lastColumn="0" w:oddVBand="0" w:evenVBand="0" w:oddHBand="0" w:evenHBand="0" w:firstRowFirstColumn="0" w:firstRowLastColumn="0" w:lastRowFirstColumn="0" w:lastRowLastColumn="0"/>
            </w:pPr>
            <w:r w:rsidRPr="00D45973">
              <w:t>Naleving wettelijke kaders</w:t>
            </w:r>
          </w:p>
        </w:tc>
        <w:tc>
          <w:tcPr>
            <w:tcW w:w="0" w:type="auto"/>
            <w:hideMark/>
          </w:tcPr>
          <w:p w14:paraId="3E01F8BF" w14:textId="77777777" w:rsidR="00D45973" w:rsidRPr="00D45973" w:rsidRDefault="00D45973" w:rsidP="00AA39DE">
            <w:pPr>
              <w:jc w:val="left"/>
              <w:cnfStyle w:val="000000000000" w:firstRow="0" w:lastRow="0" w:firstColumn="0" w:lastColumn="0" w:oddVBand="0" w:evenVBand="0" w:oddHBand="0" w:evenHBand="0" w:firstRowFirstColumn="0" w:firstRowLastColumn="0" w:lastRowFirstColumn="0" w:lastRowLastColumn="0"/>
            </w:pPr>
            <w:r w:rsidRPr="00D45973">
              <w:t>Implementatie landelijke normen (bijv. BIO), rechtmatige gegevensverwerking</w:t>
            </w:r>
          </w:p>
        </w:tc>
        <w:tc>
          <w:tcPr>
            <w:tcW w:w="3818" w:type="dxa"/>
            <w:hideMark/>
          </w:tcPr>
          <w:p w14:paraId="6CB08503" w14:textId="77777777" w:rsidR="00D45973" w:rsidRPr="00D45973" w:rsidRDefault="00D45973" w:rsidP="00AA39DE">
            <w:pPr>
              <w:jc w:val="left"/>
              <w:cnfStyle w:val="000000000000" w:firstRow="0" w:lastRow="0" w:firstColumn="0" w:lastColumn="0" w:oddVBand="0" w:evenVBand="0" w:oddHBand="0" w:evenHBand="0" w:firstRowFirstColumn="0" w:firstRowLastColumn="0" w:lastRowFirstColumn="0" w:lastRowLastColumn="0"/>
            </w:pPr>
            <w:r w:rsidRPr="00D45973">
              <w:t>Integratie normenkaders in IMS</w:t>
            </w:r>
          </w:p>
        </w:tc>
      </w:tr>
      <w:tr w:rsidR="00D45973" w:rsidRPr="00D45973" w14:paraId="25A8259B" w14:textId="77777777" w:rsidTr="00AA39D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198" w:type="dxa"/>
            <w:hideMark/>
          </w:tcPr>
          <w:p w14:paraId="4D1EF94F" w14:textId="77777777" w:rsidR="00D45973" w:rsidRPr="00D45973" w:rsidRDefault="00D45973" w:rsidP="00D45973">
            <w:r w:rsidRPr="00D45973">
              <w:t>Veiligheidsregio</w:t>
            </w:r>
          </w:p>
        </w:tc>
        <w:tc>
          <w:tcPr>
            <w:tcW w:w="0" w:type="auto"/>
            <w:hideMark/>
          </w:tcPr>
          <w:p w14:paraId="384F308E" w14:textId="77777777" w:rsidR="00D45973" w:rsidRPr="00D45973" w:rsidRDefault="00D45973" w:rsidP="00D45973">
            <w:pPr>
              <w:cnfStyle w:val="000000100000" w:firstRow="0" w:lastRow="0" w:firstColumn="0" w:lastColumn="0" w:oddVBand="0" w:evenVBand="0" w:oddHBand="1" w:evenHBand="0" w:firstRowFirstColumn="0" w:firstRowLastColumn="0" w:lastRowFirstColumn="0" w:lastRowLastColumn="0"/>
            </w:pPr>
            <w:r w:rsidRPr="00D45973">
              <w:t>Extern</w:t>
            </w:r>
          </w:p>
        </w:tc>
        <w:tc>
          <w:tcPr>
            <w:tcW w:w="0" w:type="auto"/>
            <w:hideMark/>
          </w:tcPr>
          <w:p w14:paraId="51067DCB" w14:textId="77777777" w:rsidR="00D45973" w:rsidRPr="00D45973" w:rsidRDefault="00D45973" w:rsidP="00D45973">
            <w:pPr>
              <w:cnfStyle w:val="000000100000" w:firstRow="0" w:lastRow="0" w:firstColumn="0" w:lastColumn="0" w:oddVBand="0" w:evenVBand="0" w:oddHBand="1" w:evenHBand="0" w:firstRowFirstColumn="0" w:firstRowLastColumn="0" w:lastRowFirstColumn="0" w:lastRowLastColumn="0"/>
            </w:pPr>
            <w:r w:rsidRPr="00D45973">
              <w:t>Crisisbeheersing en continuïteit</w:t>
            </w:r>
          </w:p>
        </w:tc>
        <w:tc>
          <w:tcPr>
            <w:tcW w:w="0" w:type="auto"/>
            <w:hideMark/>
          </w:tcPr>
          <w:p w14:paraId="0114B628" w14:textId="77777777" w:rsidR="00D45973" w:rsidRPr="00D45973" w:rsidRDefault="00D45973" w:rsidP="00AA39DE">
            <w:pPr>
              <w:jc w:val="left"/>
              <w:cnfStyle w:val="000000100000" w:firstRow="0" w:lastRow="0" w:firstColumn="0" w:lastColumn="0" w:oddVBand="0" w:evenVBand="0" w:oddHBand="1" w:evenHBand="0" w:firstRowFirstColumn="0" w:firstRowLastColumn="0" w:lastRowFirstColumn="0" w:lastRowLastColumn="0"/>
            </w:pPr>
            <w:r w:rsidRPr="00D45973">
              <w:t>Afstemming bij incidenten, robuuste crisisstructuur</w:t>
            </w:r>
          </w:p>
        </w:tc>
        <w:tc>
          <w:tcPr>
            <w:tcW w:w="3818" w:type="dxa"/>
            <w:hideMark/>
          </w:tcPr>
          <w:p w14:paraId="129CD51B" w14:textId="77777777" w:rsidR="00D45973" w:rsidRPr="00D45973" w:rsidRDefault="00D45973" w:rsidP="00AA39DE">
            <w:pPr>
              <w:jc w:val="left"/>
              <w:cnfStyle w:val="000000100000" w:firstRow="0" w:lastRow="0" w:firstColumn="0" w:lastColumn="0" w:oddVBand="0" w:evenVBand="0" w:oddHBand="1" w:evenHBand="0" w:firstRowFirstColumn="0" w:firstRowLastColumn="0" w:lastRowFirstColumn="0" w:lastRowLastColumn="0"/>
            </w:pPr>
            <w:r w:rsidRPr="00D45973">
              <w:t>BCM-integratie, escalatiestructuur</w:t>
            </w:r>
          </w:p>
        </w:tc>
      </w:tr>
      <w:tr w:rsidR="00D45973" w:rsidRPr="00D45973" w14:paraId="2FD5A040" w14:textId="77777777" w:rsidTr="00AA39DE">
        <w:tc>
          <w:tcPr>
            <w:cnfStyle w:val="001000000000" w:firstRow="0" w:lastRow="0" w:firstColumn="1" w:lastColumn="0" w:oddVBand="0" w:evenVBand="0" w:oddHBand="0" w:evenHBand="0" w:firstRowFirstColumn="0" w:firstRowLastColumn="0" w:lastRowFirstColumn="0" w:lastRowLastColumn="0"/>
            <w:tcW w:w="4198" w:type="dxa"/>
            <w:hideMark/>
          </w:tcPr>
          <w:p w14:paraId="3EB78483" w14:textId="77777777" w:rsidR="00D45973" w:rsidRPr="00D45973" w:rsidRDefault="00D45973" w:rsidP="00D45973">
            <w:r w:rsidRPr="00D45973">
              <w:t>Accountants / Interne audit</w:t>
            </w:r>
          </w:p>
        </w:tc>
        <w:tc>
          <w:tcPr>
            <w:tcW w:w="0" w:type="auto"/>
            <w:hideMark/>
          </w:tcPr>
          <w:p w14:paraId="21636594" w14:textId="77777777" w:rsidR="00D45973" w:rsidRPr="00D45973" w:rsidRDefault="00D45973" w:rsidP="00D45973">
            <w:pPr>
              <w:cnfStyle w:val="000000000000" w:firstRow="0" w:lastRow="0" w:firstColumn="0" w:lastColumn="0" w:oddVBand="0" w:evenVBand="0" w:oddHBand="0" w:evenHBand="0" w:firstRowFirstColumn="0" w:firstRowLastColumn="0" w:lastRowFirstColumn="0" w:lastRowLastColumn="0"/>
            </w:pPr>
            <w:r w:rsidRPr="00D45973">
              <w:t>Intern/Extern</w:t>
            </w:r>
          </w:p>
        </w:tc>
        <w:tc>
          <w:tcPr>
            <w:tcW w:w="0" w:type="auto"/>
            <w:hideMark/>
          </w:tcPr>
          <w:p w14:paraId="7D3CA199" w14:textId="77777777" w:rsidR="00D45973" w:rsidRPr="00D45973" w:rsidRDefault="00D45973" w:rsidP="00D45973">
            <w:pPr>
              <w:cnfStyle w:val="000000000000" w:firstRow="0" w:lastRow="0" w:firstColumn="0" w:lastColumn="0" w:oddVBand="0" w:evenVBand="0" w:oddHBand="0" w:evenHBand="0" w:firstRowFirstColumn="0" w:firstRowLastColumn="0" w:lastRowFirstColumn="0" w:lastRowLastColumn="0"/>
            </w:pPr>
            <w:r w:rsidRPr="00D45973">
              <w:t>Onafhankelijke toetsing</w:t>
            </w:r>
          </w:p>
        </w:tc>
        <w:tc>
          <w:tcPr>
            <w:tcW w:w="0" w:type="auto"/>
            <w:hideMark/>
          </w:tcPr>
          <w:p w14:paraId="1A106BB0" w14:textId="77777777" w:rsidR="00D45973" w:rsidRPr="00D45973" w:rsidRDefault="00D45973" w:rsidP="00AA39DE">
            <w:pPr>
              <w:jc w:val="left"/>
              <w:cnfStyle w:val="000000000000" w:firstRow="0" w:lastRow="0" w:firstColumn="0" w:lastColumn="0" w:oddVBand="0" w:evenVBand="0" w:oddHBand="0" w:evenHBand="0" w:firstRowFirstColumn="0" w:firstRowLastColumn="0" w:lastRowFirstColumn="0" w:lastRowLastColumn="0"/>
            </w:pPr>
            <w:r w:rsidRPr="00D45973">
              <w:t>Toetsbare beheersstructuur, documentatie en bewijsvoering</w:t>
            </w:r>
          </w:p>
        </w:tc>
        <w:tc>
          <w:tcPr>
            <w:tcW w:w="3818" w:type="dxa"/>
            <w:hideMark/>
          </w:tcPr>
          <w:p w14:paraId="02FFF138" w14:textId="77777777" w:rsidR="00D45973" w:rsidRPr="00D45973" w:rsidRDefault="00D45973" w:rsidP="00AA39DE">
            <w:pPr>
              <w:jc w:val="left"/>
              <w:cnfStyle w:val="000000000000" w:firstRow="0" w:lastRow="0" w:firstColumn="0" w:lastColumn="0" w:oddVBand="0" w:evenVBand="0" w:oddHBand="0" w:evenHBand="0" w:firstRowFirstColumn="0" w:firstRowLastColumn="0" w:lastRowFirstColumn="0" w:lastRowLastColumn="0"/>
            </w:pPr>
            <w:r w:rsidRPr="00D45973">
              <w:t>Auditplanning, documentbeheer</w:t>
            </w:r>
          </w:p>
        </w:tc>
      </w:tr>
      <w:tr w:rsidR="00D45973" w:rsidRPr="00D45973" w14:paraId="62321165" w14:textId="77777777" w:rsidTr="00AA39D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198" w:type="dxa"/>
            <w:hideMark/>
          </w:tcPr>
          <w:p w14:paraId="317185DA" w14:textId="77777777" w:rsidR="00D45973" w:rsidRPr="00D45973" w:rsidRDefault="00D45973" w:rsidP="00D45973">
            <w:r w:rsidRPr="00D45973">
              <w:t>Samenwerkingsverbanden (bijv. gemeenschappelijke regelingen)</w:t>
            </w:r>
          </w:p>
        </w:tc>
        <w:tc>
          <w:tcPr>
            <w:tcW w:w="0" w:type="auto"/>
            <w:hideMark/>
          </w:tcPr>
          <w:p w14:paraId="6B28DB6D" w14:textId="77777777" w:rsidR="00D45973" w:rsidRPr="00D45973" w:rsidRDefault="00D45973" w:rsidP="00D45973">
            <w:pPr>
              <w:cnfStyle w:val="000000100000" w:firstRow="0" w:lastRow="0" w:firstColumn="0" w:lastColumn="0" w:oddVBand="0" w:evenVBand="0" w:oddHBand="1" w:evenHBand="0" w:firstRowFirstColumn="0" w:firstRowLastColumn="0" w:lastRowFirstColumn="0" w:lastRowLastColumn="0"/>
            </w:pPr>
            <w:r w:rsidRPr="00D45973">
              <w:t>Extern</w:t>
            </w:r>
          </w:p>
        </w:tc>
        <w:tc>
          <w:tcPr>
            <w:tcW w:w="0" w:type="auto"/>
            <w:hideMark/>
          </w:tcPr>
          <w:p w14:paraId="1976DFA2" w14:textId="77777777" w:rsidR="00D45973" w:rsidRPr="00D45973" w:rsidRDefault="00D45973" w:rsidP="00D45973">
            <w:pPr>
              <w:cnfStyle w:val="000000100000" w:firstRow="0" w:lastRow="0" w:firstColumn="0" w:lastColumn="0" w:oddVBand="0" w:evenVBand="0" w:oddHBand="1" w:evenHBand="0" w:firstRowFirstColumn="0" w:firstRowLastColumn="0" w:lastRowFirstColumn="0" w:lastRowLastColumn="0"/>
            </w:pPr>
            <w:r w:rsidRPr="00D45973">
              <w:t>Gegevensuitwisseling en procescontinuïteit</w:t>
            </w:r>
          </w:p>
        </w:tc>
        <w:tc>
          <w:tcPr>
            <w:tcW w:w="0" w:type="auto"/>
            <w:hideMark/>
          </w:tcPr>
          <w:p w14:paraId="006E0739" w14:textId="77777777" w:rsidR="00D45973" w:rsidRPr="00D45973" w:rsidRDefault="00D45973" w:rsidP="00AA39DE">
            <w:pPr>
              <w:jc w:val="left"/>
              <w:cnfStyle w:val="000000100000" w:firstRow="0" w:lastRow="0" w:firstColumn="0" w:lastColumn="0" w:oddVBand="0" w:evenVBand="0" w:oddHBand="1" w:evenHBand="0" w:firstRowFirstColumn="0" w:firstRowLastColumn="0" w:lastRowFirstColumn="0" w:lastRowLastColumn="0"/>
            </w:pPr>
            <w:r w:rsidRPr="00D45973">
              <w:t>Duidelijke verantwoordelijkheidsverdeling en beveiligingsafspraken</w:t>
            </w:r>
          </w:p>
        </w:tc>
        <w:tc>
          <w:tcPr>
            <w:tcW w:w="3818" w:type="dxa"/>
            <w:hideMark/>
          </w:tcPr>
          <w:p w14:paraId="1817C01F" w14:textId="77777777" w:rsidR="00D45973" w:rsidRPr="00D45973" w:rsidRDefault="00D45973" w:rsidP="00AA39DE">
            <w:pPr>
              <w:jc w:val="left"/>
              <w:cnfStyle w:val="000000100000" w:firstRow="0" w:lastRow="0" w:firstColumn="0" w:lastColumn="0" w:oddVBand="0" w:evenVBand="0" w:oddHBand="1" w:evenHBand="0" w:firstRowFirstColumn="0" w:firstRowLastColumn="0" w:lastRowFirstColumn="0" w:lastRowLastColumn="0"/>
            </w:pPr>
            <w:r w:rsidRPr="00D45973">
              <w:t>Governance-afspraken, risicoanalyse</w:t>
            </w:r>
          </w:p>
        </w:tc>
      </w:tr>
    </w:tbl>
    <w:p w14:paraId="4F8AE78E" w14:textId="77777777" w:rsidR="00812B84" w:rsidRDefault="00812B84" w:rsidP="000A6D6F">
      <w:pPr>
        <w:pStyle w:val="Heading2"/>
        <w:sectPr w:rsidR="00812B84" w:rsidSect="00812B84">
          <w:pgSz w:w="16838" w:h="11906" w:orient="landscape"/>
          <w:pgMar w:top="1417" w:right="1417" w:bottom="1417" w:left="1417" w:header="708" w:footer="708" w:gutter="0"/>
          <w:cols w:space="708"/>
          <w:docGrid w:linePitch="360"/>
        </w:sectPr>
      </w:pPr>
    </w:p>
    <w:p w14:paraId="05AF7826" w14:textId="3E9813DC" w:rsidR="000A6D6F" w:rsidRDefault="000A6D6F" w:rsidP="000A6D6F">
      <w:pPr>
        <w:pStyle w:val="Heading2"/>
      </w:pPr>
      <w:bookmarkStart w:id="147" w:name="_Toc224207910"/>
      <w:r>
        <w:t xml:space="preserve">Bijlage </w:t>
      </w:r>
      <w:r w:rsidR="009E7D71">
        <w:t>2</w:t>
      </w:r>
      <w:r w:rsidR="006C0C4B">
        <w:t>: formele escalatieprocedure</w:t>
      </w:r>
      <w:bookmarkEnd w:id="147"/>
    </w:p>
    <w:p w14:paraId="416D9FA2" w14:textId="35D62F13" w:rsidR="006C0C4B" w:rsidRDefault="006C0C4B" w:rsidP="006C0C4B">
      <w:pPr>
        <w:pStyle w:val="Heading3"/>
      </w:pPr>
      <w:bookmarkStart w:id="148" w:name="_Toc224207911"/>
      <w:r>
        <w:t>Doel en uitganspunten</w:t>
      </w:r>
      <w:bookmarkEnd w:id="148"/>
    </w:p>
    <w:p w14:paraId="578C52FD" w14:textId="77777777" w:rsidR="006C0C4B" w:rsidRPr="006C0C4B" w:rsidRDefault="006C0C4B" w:rsidP="006C0C4B">
      <w:r w:rsidRPr="006C0C4B">
        <w:t>De formele escalatieprocedure waarborgt dat risico’s, afwijkingen en tekortkomingen binnen het IMS tijdig, transparant en proportioneel worden opgepakt op het juiste bestuurlijke niveau.</w:t>
      </w:r>
    </w:p>
    <w:p w14:paraId="3D588BBA" w14:textId="77777777" w:rsidR="006C0C4B" w:rsidRPr="006C0C4B" w:rsidRDefault="006C0C4B" w:rsidP="006C0C4B">
      <w:r w:rsidRPr="006C0C4B">
        <w:t>De procedure heeft tot doel:</w:t>
      </w:r>
    </w:p>
    <w:p w14:paraId="08F53F62" w14:textId="77777777" w:rsidR="006C0C4B" w:rsidRPr="006C0C4B" w:rsidRDefault="006C0C4B" w:rsidP="00411345">
      <w:pPr>
        <w:numPr>
          <w:ilvl w:val="0"/>
          <w:numId w:val="40"/>
        </w:numPr>
      </w:pPr>
      <w:r w:rsidRPr="006C0C4B">
        <w:t>Tijdige besluitvorming bij overschrijding van risicobereidheid</w:t>
      </w:r>
    </w:p>
    <w:p w14:paraId="438D39CA" w14:textId="77777777" w:rsidR="006C0C4B" w:rsidRPr="006C0C4B" w:rsidRDefault="006C0C4B" w:rsidP="00411345">
      <w:pPr>
        <w:numPr>
          <w:ilvl w:val="0"/>
          <w:numId w:val="40"/>
        </w:numPr>
      </w:pPr>
      <w:r w:rsidRPr="006C0C4B">
        <w:t>Borging van bestuurlijke verantwoordelijkheid</w:t>
      </w:r>
    </w:p>
    <w:p w14:paraId="1BEED426" w14:textId="77777777" w:rsidR="006C0C4B" w:rsidRPr="006C0C4B" w:rsidRDefault="006C0C4B" w:rsidP="00411345">
      <w:pPr>
        <w:numPr>
          <w:ilvl w:val="0"/>
          <w:numId w:val="40"/>
        </w:numPr>
      </w:pPr>
      <w:r w:rsidRPr="006C0C4B">
        <w:t>Voorkomen van informele of niet-gedocumenteerde besluitvorming</w:t>
      </w:r>
    </w:p>
    <w:p w14:paraId="344D8082" w14:textId="77777777" w:rsidR="006C0C4B" w:rsidRPr="006C0C4B" w:rsidRDefault="006C0C4B" w:rsidP="00411345">
      <w:pPr>
        <w:numPr>
          <w:ilvl w:val="0"/>
          <w:numId w:val="40"/>
        </w:numPr>
      </w:pPr>
      <w:r w:rsidRPr="006C0C4B">
        <w:t>Vastlegging van risicoacceptaties en prioriteringskeuzes</w:t>
      </w:r>
    </w:p>
    <w:p w14:paraId="1C47D8BD" w14:textId="77777777" w:rsidR="006C0C4B" w:rsidRPr="006C0C4B" w:rsidRDefault="006C0C4B" w:rsidP="00411345">
      <w:pPr>
        <w:numPr>
          <w:ilvl w:val="0"/>
          <w:numId w:val="40"/>
        </w:numPr>
      </w:pPr>
      <w:r w:rsidRPr="006C0C4B">
        <w:t>Eenduidige rapportage binnen de PDCA-cyclus</w:t>
      </w:r>
    </w:p>
    <w:p w14:paraId="0B529884" w14:textId="77777777" w:rsidR="006C0C4B" w:rsidRPr="006C0C4B" w:rsidRDefault="006C0C4B" w:rsidP="006C0C4B">
      <w:r w:rsidRPr="006C0C4B">
        <w:t>Escalatie vindt plaats op basis van vooraf vastgestelde criteria en niet uitsluitend op basis van hiërarchie.</w:t>
      </w:r>
    </w:p>
    <w:p w14:paraId="3AE4BEAC" w14:textId="77777777" w:rsidR="006C0C4B" w:rsidRDefault="006C0C4B" w:rsidP="006C0C4B"/>
    <w:p w14:paraId="317C219F" w14:textId="7865B7EB" w:rsidR="006C0C4B" w:rsidRPr="006C0C4B" w:rsidRDefault="006C0C4B" w:rsidP="006C0C4B">
      <w:pPr>
        <w:pStyle w:val="Heading3"/>
      </w:pPr>
      <w:bookmarkStart w:id="149" w:name="_Toc224207912"/>
      <w:r>
        <w:t>Escalatiecriteria</w:t>
      </w:r>
      <w:bookmarkEnd w:id="149"/>
    </w:p>
    <w:p w14:paraId="71F92CCB" w14:textId="77777777" w:rsidR="00AB0D42" w:rsidRPr="00AB0D42" w:rsidRDefault="00AB0D42" w:rsidP="00AB0D42">
      <w:r w:rsidRPr="00AB0D42">
        <w:t>Escalatie is verplicht wanneer één of meer van de volgende situaties zich voordoen:</w:t>
      </w:r>
    </w:p>
    <w:p w14:paraId="7F385F54" w14:textId="77777777" w:rsidR="00AB0D42" w:rsidRPr="00AB0D42" w:rsidRDefault="00AB0D42" w:rsidP="00411345">
      <w:pPr>
        <w:numPr>
          <w:ilvl w:val="0"/>
          <w:numId w:val="41"/>
        </w:numPr>
      </w:pPr>
      <w:r w:rsidRPr="00AB0D42">
        <w:t>Overschrijding van vastgestelde risicobereidheid (risk appetite)</w:t>
      </w:r>
    </w:p>
    <w:p w14:paraId="30AE15D3" w14:textId="77777777" w:rsidR="00AB0D42" w:rsidRPr="00AB0D42" w:rsidRDefault="00AB0D42" w:rsidP="00411345">
      <w:pPr>
        <w:numPr>
          <w:ilvl w:val="0"/>
          <w:numId w:val="41"/>
        </w:numPr>
      </w:pPr>
      <w:r w:rsidRPr="00AB0D42">
        <w:t>Structurele of herhaalde non-conformiteiten</w:t>
      </w:r>
    </w:p>
    <w:p w14:paraId="21880051" w14:textId="77777777" w:rsidR="00AB0D42" w:rsidRPr="00AB0D42" w:rsidRDefault="00AB0D42" w:rsidP="00411345">
      <w:pPr>
        <w:numPr>
          <w:ilvl w:val="0"/>
          <w:numId w:val="41"/>
        </w:numPr>
      </w:pPr>
      <w:r w:rsidRPr="00AB0D42">
        <w:t>Onvoldoende voortgang bij corrigerende maatregelen</w:t>
      </w:r>
    </w:p>
    <w:p w14:paraId="7980F3E5" w14:textId="77777777" w:rsidR="00AB0D42" w:rsidRPr="00AB0D42" w:rsidRDefault="00AB0D42" w:rsidP="00411345">
      <w:pPr>
        <w:numPr>
          <w:ilvl w:val="0"/>
          <w:numId w:val="41"/>
        </w:numPr>
      </w:pPr>
      <w:r w:rsidRPr="00AB0D42">
        <w:t>Onvoldoende beschikbare middelen om risico’s te beheersen</w:t>
      </w:r>
    </w:p>
    <w:p w14:paraId="63199B8A" w14:textId="77777777" w:rsidR="00AB0D42" w:rsidRPr="00AB0D42" w:rsidRDefault="00AB0D42" w:rsidP="00411345">
      <w:pPr>
        <w:numPr>
          <w:ilvl w:val="0"/>
          <w:numId w:val="41"/>
        </w:numPr>
      </w:pPr>
      <w:r w:rsidRPr="00AB0D42">
        <w:t>Domeinoverstijgende risico’s met organisatorische impact</w:t>
      </w:r>
    </w:p>
    <w:p w14:paraId="6870E701" w14:textId="77777777" w:rsidR="00AB0D42" w:rsidRPr="00AB0D42" w:rsidRDefault="00AB0D42" w:rsidP="00411345">
      <w:pPr>
        <w:numPr>
          <w:ilvl w:val="0"/>
          <w:numId w:val="41"/>
        </w:numPr>
      </w:pPr>
      <w:r w:rsidRPr="00AB0D42">
        <w:t>Juridische of reputatiegevoelige kwesties</w:t>
      </w:r>
    </w:p>
    <w:p w14:paraId="4E5B0474" w14:textId="77777777" w:rsidR="00AB0D42" w:rsidRPr="00AB0D42" w:rsidRDefault="00AB0D42" w:rsidP="00411345">
      <w:pPr>
        <w:numPr>
          <w:ilvl w:val="0"/>
          <w:numId w:val="41"/>
        </w:numPr>
      </w:pPr>
      <w:r w:rsidRPr="00AB0D42">
        <w:t>Noodzaak tot formele restrisicoacceptatie</w:t>
      </w:r>
    </w:p>
    <w:p w14:paraId="14C6AFFC" w14:textId="77777777" w:rsidR="00AB0D42" w:rsidRPr="00AB0D42" w:rsidRDefault="00AB0D42" w:rsidP="00AB0D42">
      <w:r w:rsidRPr="00AB0D42">
        <w:t>De escalatiecriteria worden periodiek herijkt door het TIMS en vastgesteld door het SIM</w:t>
      </w:r>
    </w:p>
    <w:p w14:paraId="6B532E06" w14:textId="77777777" w:rsidR="002A280B" w:rsidRDefault="002A280B"/>
    <w:p w14:paraId="0373A1CE" w14:textId="0D402812" w:rsidR="00AB0D42" w:rsidRDefault="00AB0D42" w:rsidP="00AB0D42">
      <w:pPr>
        <w:pStyle w:val="Heading3"/>
      </w:pPr>
      <w:bookmarkStart w:id="150" w:name="_Toc224207913"/>
      <w:r>
        <w:t>Escalatieniveaus</w:t>
      </w:r>
      <w:bookmarkEnd w:id="150"/>
    </w:p>
    <w:p w14:paraId="3C0FBA11" w14:textId="47F9EC60" w:rsidR="0062420C" w:rsidRPr="0062420C" w:rsidRDefault="0062420C" w:rsidP="0062420C">
      <w:pPr>
        <w:rPr>
          <w:b/>
          <w:bCs/>
        </w:rPr>
      </w:pPr>
      <w:r w:rsidRPr="0062420C">
        <w:rPr>
          <w:b/>
          <w:bCs/>
        </w:rPr>
        <w:t>Niveau 1 – Discipline-eigenaar (Operationeel)</w:t>
      </w:r>
    </w:p>
    <w:p w14:paraId="45268F99" w14:textId="66E4C348" w:rsidR="0062420C" w:rsidRDefault="0062420C" w:rsidP="0062420C">
      <w:r>
        <w:t>De discipline-eigenaar:</w:t>
      </w:r>
    </w:p>
    <w:p w14:paraId="3929824C" w14:textId="2D619FBB" w:rsidR="0062420C" w:rsidRDefault="0062420C" w:rsidP="00411345">
      <w:pPr>
        <w:pStyle w:val="ListParagraph"/>
        <w:numPr>
          <w:ilvl w:val="0"/>
          <w:numId w:val="42"/>
        </w:numPr>
      </w:pPr>
      <w:r>
        <w:t>Beoordeelt afwijkingen en risico’s binnen het eigen domein</w:t>
      </w:r>
    </w:p>
    <w:p w14:paraId="0F3DD774" w14:textId="0B092ED7" w:rsidR="0062420C" w:rsidRDefault="0062420C" w:rsidP="00411345">
      <w:pPr>
        <w:pStyle w:val="ListParagraph"/>
        <w:numPr>
          <w:ilvl w:val="0"/>
          <w:numId w:val="42"/>
        </w:numPr>
      </w:pPr>
      <w:r>
        <w:t>Neemt corrigerende maatregelen binnen mandaat</w:t>
      </w:r>
    </w:p>
    <w:p w14:paraId="770E1153" w14:textId="2540AF64" w:rsidR="0062420C" w:rsidRDefault="0062420C" w:rsidP="00411345">
      <w:pPr>
        <w:pStyle w:val="ListParagraph"/>
        <w:numPr>
          <w:ilvl w:val="0"/>
          <w:numId w:val="42"/>
        </w:numPr>
      </w:pPr>
      <w:r>
        <w:t>Legt besluiten en voortgang vast</w:t>
      </w:r>
    </w:p>
    <w:p w14:paraId="7A88A113" w14:textId="77777777" w:rsidR="0062420C" w:rsidRDefault="0062420C" w:rsidP="00411345">
      <w:pPr>
        <w:pStyle w:val="ListParagraph"/>
        <w:numPr>
          <w:ilvl w:val="0"/>
          <w:numId w:val="42"/>
        </w:numPr>
      </w:pPr>
      <w:r>
        <w:t>Escaleert indien criteria worden overschreden</w:t>
      </w:r>
    </w:p>
    <w:p w14:paraId="4DFEF081" w14:textId="449746EC" w:rsidR="0062420C" w:rsidRDefault="0062420C" w:rsidP="00411345">
      <w:pPr>
        <w:pStyle w:val="ListParagraph"/>
        <w:numPr>
          <w:ilvl w:val="0"/>
          <w:numId w:val="42"/>
        </w:numPr>
      </w:pPr>
      <w:r>
        <w:t>Besluitvorming binnen dit niveau mag niet leiden tot impliciete risicoacceptatie buiten vastgesteld mandaat.</w:t>
      </w:r>
    </w:p>
    <w:p w14:paraId="485D6585" w14:textId="77777777" w:rsidR="0062420C" w:rsidRDefault="0062420C" w:rsidP="0062420C"/>
    <w:p w14:paraId="75627040" w14:textId="6E25FDA3" w:rsidR="0062420C" w:rsidRPr="0062420C" w:rsidRDefault="0062420C" w:rsidP="0062420C">
      <w:pPr>
        <w:rPr>
          <w:b/>
          <w:bCs/>
        </w:rPr>
      </w:pPr>
      <w:r w:rsidRPr="0062420C">
        <w:rPr>
          <w:b/>
          <w:bCs/>
        </w:rPr>
        <w:t>Niveau 2 – TIMS (Tactisch)</w:t>
      </w:r>
    </w:p>
    <w:p w14:paraId="31559A4E" w14:textId="3A468DF7" w:rsidR="0062420C" w:rsidRDefault="0062420C" w:rsidP="0062420C">
      <w:r>
        <w:t>Escalatie naar het TIMS vindt plaats wanneer:</w:t>
      </w:r>
    </w:p>
    <w:p w14:paraId="6C0E3FC5" w14:textId="24EDF393" w:rsidR="0062420C" w:rsidRDefault="0062420C" w:rsidP="00411345">
      <w:pPr>
        <w:pStyle w:val="ListParagraph"/>
        <w:numPr>
          <w:ilvl w:val="0"/>
          <w:numId w:val="43"/>
        </w:numPr>
      </w:pPr>
      <w:r>
        <w:t>Het risico meerdere disciplines raakt</w:t>
      </w:r>
    </w:p>
    <w:p w14:paraId="20E5BA9A" w14:textId="3594E4B1" w:rsidR="0062420C" w:rsidRDefault="0062420C" w:rsidP="00411345">
      <w:pPr>
        <w:pStyle w:val="ListParagraph"/>
        <w:numPr>
          <w:ilvl w:val="0"/>
          <w:numId w:val="43"/>
        </w:numPr>
      </w:pPr>
      <w:r>
        <w:t>Aanvullende middelen of prioritering nodig zijn</w:t>
      </w:r>
    </w:p>
    <w:p w14:paraId="283464D0" w14:textId="77777777" w:rsidR="0062420C" w:rsidRDefault="0062420C" w:rsidP="00411345">
      <w:pPr>
        <w:pStyle w:val="ListParagraph"/>
        <w:numPr>
          <w:ilvl w:val="0"/>
          <w:numId w:val="43"/>
        </w:numPr>
      </w:pPr>
      <w:r>
        <w:t>Beleidsinterpretatie of kaderstelling vereist is</w:t>
      </w:r>
    </w:p>
    <w:p w14:paraId="7D0C423F" w14:textId="77777777" w:rsidR="0062420C" w:rsidRDefault="0062420C" w:rsidP="0062420C"/>
    <w:p w14:paraId="3E62F99B" w14:textId="40C7A88A" w:rsidR="0062420C" w:rsidRDefault="0062420C" w:rsidP="0062420C">
      <w:r>
        <w:t>Het TIMS:</w:t>
      </w:r>
    </w:p>
    <w:p w14:paraId="25E431A9" w14:textId="3C1F7359" w:rsidR="0062420C" w:rsidRDefault="0062420C" w:rsidP="00411345">
      <w:pPr>
        <w:pStyle w:val="ListParagraph"/>
        <w:numPr>
          <w:ilvl w:val="0"/>
          <w:numId w:val="44"/>
        </w:numPr>
      </w:pPr>
      <w:r>
        <w:t>Beoordeelt impact en samenhang</w:t>
      </w:r>
    </w:p>
    <w:p w14:paraId="67C63AD1" w14:textId="15DF2039" w:rsidR="0062420C" w:rsidRDefault="0062420C" w:rsidP="00411345">
      <w:pPr>
        <w:pStyle w:val="ListParagraph"/>
        <w:numPr>
          <w:ilvl w:val="0"/>
          <w:numId w:val="44"/>
        </w:numPr>
      </w:pPr>
      <w:r>
        <w:t>Stelt mitigerende richting vast</w:t>
      </w:r>
    </w:p>
    <w:p w14:paraId="224C9708" w14:textId="7B5AB2B8" w:rsidR="0062420C" w:rsidRDefault="0062420C" w:rsidP="00411345">
      <w:pPr>
        <w:pStyle w:val="ListParagraph"/>
        <w:numPr>
          <w:ilvl w:val="0"/>
          <w:numId w:val="44"/>
        </w:numPr>
      </w:pPr>
      <w:r>
        <w:t>Bepaalt of escalatie naar SIMS noodzakelijk is</w:t>
      </w:r>
    </w:p>
    <w:p w14:paraId="258174E4" w14:textId="014EA9F0" w:rsidR="0062420C" w:rsidRDefault="0062420C" w:rsidP="00411345">
      <w:pPr>
        <w:pStyle w:val="ListParagraph"/>
        <w:numPr>
          <w:ilvl w:val="0"/>
          <w:numId w:val="44"/>
        </w:numPr>
      </w:pPr>
      <w:r>
        <w:t>Documenteert advies en besluitvorming</w:t>
      </w:r>
    </w:p>
    <w:p w14:paraId="726E19FA" w14:textId="77777777" w:rsidR="0062420C" w:rsidRDefault="0062420C" w:rsidP="00411345">
      <w:pPr>
        <w:pStyle w:val="ListParagraph"/>
        <w:numPr>
          <w:ilvl w:val="0"/>
          <w:numId w:val="44"/>
        </w:numPr>
      </w:pPr>
      <w:r>
        <w:t>Het TIMS heeft mandaat binnen bestaande beleidskaders, maar kan geen strategische risicoacceptatie uitvoeren.</w:t>
      </w:r>
    </w:p>
    <w:p w14:paraId="04E79325" w14:textId="77777777" w:rsidR="0062420C" w:rsidRDefault="0062420C" w:rsidP="0062420C"/>
    <w:p w14:paraId="24A2F6F1" w14:textId="30E8862A" w:rsidR="0062420C" w:rsidRPr="00967A80" w:rsidRDefault="0062420C" w:rsidP="0062420C">
      <w:pPr>
        <w:rPr>
          <w:b/>
          <w:bCs/>
        </w:rPr>
      </w:pPr>
      <w:r w:rsidRPr="00967A80">
        <w:rPr>
          <w:b/>
          <w:bCs/>
        </w:rPr>
        <w:t>Niveau 3 – SIMS (Strategisch)</w:t>
      </w:r>
    </w:p>
    <w:p w14:paraId="5ABC960E" w14:textId="1F8DD44D" w:rsidR="0062420C" w:rsidRDefault="0062420C" w:rsidP="0062420C">
      <w:r>
        <w:t>Escalatie naar het SIMS vindt plaats wanneer:</w:t>
      </w:r>
    </w:p>
    <w:p w14:paraId="0CD26952" w14:textId="61BAE51B" w:rsidR="0062420C" w:rsidRDefault="0062420C" w:rsidP="00411345">
      <w:pPr>
        <w:pStyle w:val="ListParagraph"/>
        <w:numPr>
          <w:ilvl w:val="0"/>
          <w:numId w:val="45"/>
        </w:numPr>
      </w:pPr>
      <w:r>
        <w:t>Restrisicoacceptatie op strategisch niveau vereist is</w:t>
      </w:r>
    </w:p>
    <w:p w14:paraId="6A7D84D6" w14:textId="30F10BDD" w:rsidR="0062420C" w:rsidRDefault="0062420C" w:rsidP="00411345">
      <w:pPr>
        <w:pStyle w:val="ListParagraph"/>
        <w:numPr>
          <w:ilvl w:val="0"/>
          <w:numId w:val="45"/>
        </w:numPr>
      </w:pPr>
      <w:r>
        <w:t>Beleidsaanpassing noodzakelijk is</w:t>
      </w:r>
    </w:p>
    <w:p w14:paraId="6ADB0BD4" w14:textId="31A08B26" w:rsidR="0062420C" w:rsidRDefault="0062420C" w:rsidP="00411345">
      <w:pPr>
        <w:pStyle w:val="ListParagraph"/>
        <w:numPr>
          <w:ilvl w:val="0"/>
          <w:numId w:val="45"/>
        </w:numPr>
      </w:pPr>
      <w:r>
        <w:t>Organisatiebrede impact verwacht wordt</w:t>
      </w:r>
    </w:p>
    <w:p w14:paraId="7149EEBE" w14:textId="740CDB3C" w:rsidR="0062420C" w:rsidRDefault="0062420C" w:rsidP="00411345">
      <w:pPr>
        <w:pStyle w:val="ListParagraph"/>
        <w:numPr>
          <w:ilvl w:val="0"/>
          <w:numId w:val="45"/>
        </w:numPr>
      </w:pPr>
      <w:r>
        <w:t>Risico’s bestuurlijke of maatschappelijke consequenties hebben</w:t>
      </w:r>
    </w:p>
    <w:p w14:paraId="32439BB0" w14:textId="77777777" w:rsidR="00967A80" w:rsidRDefault="00967A80" w:rsidP="0062420C"/>
    <w:p w14:paraId="3B17D33B" w14:textId="2F745C97" w:rsidR="0062420C" w:rsidRDefault="0062420C" w:rsidP="0062420C">
      <w:r>
        <w:t>Het SIMS:</w:t>
      </w:r>
    </w:p>
    <w:p w14:paraId="13D9E5AF" w14:textId="4345A69A" w:rsidR="0062420C" w:rsidRDefault="0062420C" w:rsidP="00411345">
      <w:pPr>
        <w:pStyle w:val="ListParagraph"/>
        <w:numPr>
          <w:ilvl w:val="0"/>
          <w:numId w:val="46"/>
        </w:numPr>
      </w:pPr>
      <w:r>
        <w:t>Neemt formeel besluit over risicoacceptatie</w:t>
      </w:r>
    </w:p>
    <w:p w14:paraId="0D6A1733" w14:textId="04378B7B" w:rsidR="0062420C" w:rsidRDefault="0062420C" w:rsidP="00411345">
      <w:pPr>
        <w:pStyle w:val="ListParagraph"/>
        <w:numPr>
          <w:ilvl w:val="0"/>
          <w:numId w:val="46"/>
        </w:numPr>
      </w:pPr>
      <w:r>
        <w:t>Stelt prioriteiten bij capaciteitsvraagstukken</w:t>
      </w:r>
    </w:p>
    <w:p w14:paraId="7E5CF5C7" w14:textId="24ABE203" w:rsidR="0062420C" w:rsidRDefault="0062420C" w:rsidP="00411345">
      <w:pPr>
        <w:pStyle w:val="ListParagraph"/>
        <w:numPr>
          <w:ilvl w:val="0"/>
          <w:numId w:val="46"/>
        </w:numPr>
      </w:pPr>
      <w:r>
        <w:t>Draagt zorg voor bestuurlijke verantwoording</w:t>
      </w:r>
    </w:p>
    <w:p w14:paraId="761C734D" w14:textId="56D00971" w:rsidR="0062420C" w:rsidRDefault="0062420C" w:rsidP="00411345">
      <w:pPr>
        <w:pStyle w:val="ListParagraph"/>
        <w:numPr>
          <w:ilvl w:val="0"/>
          <w:numId w:val="46"/>
        </w:numPr>
      </w:pPr>
      <w:r>
        <w:t>Escaleert indien nodig naar het directieteam</w:t>
      </w:r>
    </w:p>
    <w:p w14:paraId="3C803839" w14:textId="77777777" w:rsidR="0062420C" w:rsidRDefault="0062420C" w:rsidP="00411345">
      <w:pPr>
        <w:pStyle w:val="ListParagraph"/>
        <w:numPr>
          <w:ilvl w:val="0"/>
          <w:numId w:val="46"/>
        </w:numPr>
      </w:pPr>
      <w:r>
        <w:t>Besluiten worden expliciet vastgelegd inclusief motivatie en geldigheidsduur.</w:t>
      </w:r>
    </w:p>
    <w:p w14:paraId="1DF9C83D" w14:textId="77777777" w:rsidR="0062420C" w:rsidRDefault="0062420C" w:rsidP="0062420C"/>
    <w:p w14:paraId="5A7979BD" w14:textId="074BCB42" w:rsidR="0062420C" w:rsidRPr="00967A80" w:rsidRDefault="0062420C" w:rsidP="0062420C">
      <w:pPr>
        <w:rPr>
          <w:b/>
          <w:bCs/>
        </w:rPr>
      </w:pPr>
      <w:r w:rsidRPr="00967A80">
        <w:rPr>
          <w:b/>
          <w:bCs/>
        </w:rPr>
        <w:t>Niveau 4 – Directieteam</w:t>
      </w:r>
    </w:p>
    <w:p w14:paraId="1596CE90" w14:textId="2A346115" w:rsidR="0062420C" w:rsidRDefault="0062420C" w:rsidP="0062420C">
      <w:r>
        <w:t>Escalatie naar het directieteam vindt plaats bij:</w:t>
      </w:r>
    </w:p>
    <w:p w14:paraId="07C95585" w14:textId="31514215" w:rsidR="0062420C" w:rsidRDefault="0062420C" w:rsidP="00411345">
      <w:pPr>
        <w:pStyle w:val="ListParagraph"/>
        <w:numPr>
          <w:ilvl w:val="0"/>
          <w:numId w:val="47"/>
        </w:numPr>
      </w:pPr>
      <w:r>
        <w:t>Structurele systeemfalen</w:t>
      </w:r>
    </w:p>
    <w:p w14:paraId="77B26F15" w14:textId="47B7D7EE" w:rsidR="0062420C" w:rsidRDefault="0062420C" w:rsidP="00411345">
      <w:pPr>
        <w:pStyle w:val="ListParagraph"/>
        <w:numPr>
          <w:ilvl w:val="0"/>
          <w:numId w:val="47"/>
        </w:numPr>
      </w:pPr>
      <w:r>
        <w:t>Strategische herijking van het IMS</w:t>
      </w:r>
    </w:p>
    <w:p w14:paraId="5B8C0C9B" w14:textId="3FD20F92" w:rsidR="0062420C" w:rsidRDefault="0062420C" w:rsidP="00411345">
      <w:pPr>
        <w:pStyle w:val="ListParagraph"/>
        <w:numPr>
          <w:ilvl w:val="0"/>
          <w:numId w:val="47"/>
        </w:numPr>
      </w:pPr>
      <w:r>
        <w:t>Substantiële reputatie- of aansprakelijkheidsrisico’s</w:t>
      </w:r>
    </w:p>
    <w:p w14:paraId="10891ED8" w14:textId="396D893F" w:rsidR="0062420C" w:rsidRDefault="0062420C" w:rsidP="00411345">
      <w:pPr>
        <w:pStyle w:val="ListParagraph"/>
        <w:numPr>
          <w:ilvl w:val="0"/>
          <w:numId w:val="47"/>
        </w:numPr>
      </w:pPr>
      <w:r>
        <w:t>Wijziging van risicobereidheid</w:t>
      </w:r>
    </w:p>
    <w:p w14:paraId="55D63F71" w14:textId="287E6E60" w:rsidR="00B205E4" w:rsidRDefault="0062420C" w:rsidP="00411345">
      <w:pPr>
        <w:pStyle w:val="ListParagraph"/>
        <w:numPr>
          <w:ilvl w:val="0"/>
          <w:numId w:val="47"/>
        </w:numPr>
      </w:pPr>
      <w:r>
        <w:t>Het directieteam is eindverantwoordelijk voor de uiteindelijke acceptatie van restrisico’s.</w:t>
      </w:r>
    </w:p>
    <w:p w14:paraId="155D2860" w14:textId="77777777" w:rsidR="00B205E4" w:rsidRDefault="00B205E4">
      <w:pPr>
        <w:spacing w:after="160"/>
        <w:jc w:val="left"/>
      </w:pPr>
      <w:r>
        <w:br w:type="page"/>
      </w:r>
    </w:p>
    <w:p w14:paraId="6696210A" w14:textId="5B18A6DB" w:rsidR="00AB0D42" w:rsidRDefault="00B205E4" w:rsidP="00B205E4">
      <w:pPr>
        <w:pStyle w:val="Heading2"/>
      </w:pPr>
      <w:bookmarkStart w:id="151" w:name="_Toc224207914"/>
      <w:r>
        <w:t>Bijlage 3: Risicomanagement proces</w:t>
      </w:r>
      <w:bookmarkEnd w:id="151"/>
    </w:p>
    <w:p w14:paraId="674A95FA" w14:textId="1ADD4816" w:rsidR="00B54EB4" w:rsidRDefault="00B54EB4" w:rsidP="00B54EB4">
      <w:pPr>
        <w:pStyle w:val="Heading3"/>
      </w:pPr>
      <w:bookmarkStart w:id="152" w:name="_Toc224207915"/>
      <w:r>
        <w:t>Overzicht</w:t>
      </w:r>
      <w:bookmarkEnd w:id="152"/>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27"/>
        <w:gridCol w:w="6945"/>
      </w:tblGrid>
      <w:tr w:rsidR="00A026A8" w:rsidRPr="00A026A8" w14:paraId="3F38EA6A" w14:textId="77777777" w:rsidTr="00A026A8">
        <w:trPr>
          <w:tblHeader/>
          <w:tblCellSpacing w:w="15" w:type="dxa"/>
        </w:trPr>
        <w:tc>
          <w:tcPr>
            <w:tcW w:w="2082" w:type="dxa"/>
            <w:vAlign w:val="center"/>
            <w:hideMark/>
          </w:tcPr>
          <w:p w14:paraId="36129BE2" w14:textId="77777777" w:rsidR="00A026A8" w:rsidRPr="00A026A8" w:rsidRDefault="00A026A8" w:rsidP="00A026A8">
            <w:pPr>
              <w:rPr>
                <w:b/>
                <w:bCs/>
              </w:rPr>
            </w:pPr>
            <w:r w:rsidRPr="00A026A8">
              <w:rPr>
                <w:b/>
                <w:bCs/>
              </w:rPr>
              <w:t>Fase</w:t>
            </w:r>
          </w:p>
        </w:tc>
        <w:tc>
          <w:tcPr>
            <w:tcW w:w="6900" w:type="dxa"/>
            <w:vAlign w:val="center"/>
            <w:hideMark/>
          </w:tcPr>
          <w:p w14:paraId="02F2FF4D" w14:textId="77777777" w:rsidR="00A026A8" w:rsidRPr="00A026A8" w:rsidRDefault="00A026A8" w:rsidP="00A026A8">
            <w:pPr>
              <w:rPr>
                <w:b/>
                <w:bCs/>
              </w:rPr>
            </w:pPr>
            <w:r w:rsidRPr="00A026A8">
              <w:rPr>
                <w:b/>
                <w:bCs/>
              </w:rPr>
              <w:t>Acties / Output</w:t>
            </w:r>
          </w:p>
        </w:tc>
      </w:tr>
      <w:tr w:rsidR="00A026A8" w:rsidRPr="00A026A8" w14:paraId="1E84991D" w14:textId="77777777" w:rsidTr="00A026A8">
        <w:trPr>
          <w:tblCellSpacing w:w="15" w:type="dxa"/>
        </w:trPr>
        <w:tc>
          <w:tcPr>
            <w:tcW w:w="2082" w:type="dxa"/>
            <w:vAlign w:val="center"/>
            <w:hideMark/>
          </w:tcPr>
          <w:p w14:paraId="0585BC41" w14:textId="77777777" w:rsidR="00A026A8" w:rsidRPr="00A026A8" w:rsidRDefault="00A026A8" w:rsidP="00A026A8">
            <w:r w:rsidRPr="00A026A8">
              <w:rPr>
                <w:b/>
                <w:bCs/>
              </w:rPr>
              <w:t>1. Identificatie</w:t>
            </w:r>
          </w:p>
        </w:tc>
        <w:tc>
          <w:tcPr>
            <w:tcW w:w="6900" w:type="dxa"/>
            <w:vAlign w:val="center"/>
            <w:hideMark/>
          </w:tcPr>
          <w:p w14:paraId="7693C8A0" w14:textId="77777777" w:rsidR="00A026A8" w:rsidRPr="00A026A8" w:rsidRDefault="00A026A8" w:rsidP="00A026A8">
            <w:r w:rsidRPr="00A026A8">
              <w:t>Scope &amp; context, assetinventaris, dreigingen &amp; kwetsbaarheden</w:t>
            </w:r>
          </w:p>
        </w:tc>
      </w:tr>
      <w:tr w:rsidR="00A026A8" w:rsidRPr="00A026A8" w14:paraId="33277E4D" w14:textId="77777777" w:rsidTr="00A026A8">
        <w:trPr>
          <w:tblCellSpacing w:w="15" w:type="dxa"/>
        </w:trPr>
        <w:tc>
          <w:tcPr>
            <w:tcW w:w="2082" w:type="dxa"/>
            <w:vAlign w:val="center"/>
            <w:hideMark/>
          </w:tcPr>
          <w:p w14:paraId="5FF2B218" w14:textId="77777777" w:rsidR="00A026A8" w:rsidRPr="00A026A8" w:rsidRDefault="00A026A8" w:rsidP="00A026A8">
            <w:r w:rsidRPr="00A026A8">
              <w:rPr>
                <w:b/>
                <w:bCs/>
              </w:rPr>
              <w:t>2. Analyse</w:t>
            </w:r>
          </w:p>
        </w:tc>
        <w:tc>
          <w:tcPr>
            <w:tcW w:w="6900" w:type="dxa"/>
            <w:vAlign w:val="center"/>
            <w:hideMark/>
          </w:tcPr>
          <w:p w14:paraId="7CA72446" w14:textId="77777777" w:rsidR="00A026A8" w:rsidRPr="00A026A8" w:rsidRDefault="00A026A8" w:rsidP="00A026A8">
            <w:r w:rsidRPr="00A026A8">
              <w:t>Kans, impact, risicoberekening</w:t>
            </w:r>
          </w:p>
        </w:tc>
      </w:tr>
      <w:tr w:rsidR="00A026A8" w:rsidRPr="00A026A8" w14:paraId="7B9D3956" w14:textId="77777777" w:rsidTr="00A026A8">
        <w:trPr>
          <w:tblCellSpacing w:w="15" w:type="dxa"/>
        </w:trPr>
        <w:tc>
          <w:tcPr>
            <w:tcW w:w="2082" w:type="dxa"/>
            <w:vAlign w:val="center"/>
            <w:hideMark/>
          </w:tcPr>
          <w:p w14:paraId="0D2526F8" w14:textId="77777777" w:rsidR="00A026A8" w:rsidRPr="00A026A8" w:rsidRDefault="00A026A8" w:rsidP="00A026A8">
            <w:r w:rsidRPr="00A026A8">
              <w:rPr>
                <w:b/>
                <w:bCs/>
              </w:rPr>
              <w:t>3. Evaluatie</w:t>
            </w:r>
          </w:p>
        </w:tc>
        <w:tc>
          <w:tcPr>
            <w:tcW w:w="6900" w:type="dxa"/>
            <w:vAlign w:val="center"/>
            <w:hideMark/>
          </w:tcPr>
          <w:p w14:paraId="6554A726" w14:textId="77777777" w:rsidR="00A026A8" w:rsidRPr="00A026A8" w:rsidRDefault="00A026A8" w:rsidP="00A026A8">
            <w:r w:rsidRPr="00A026A8">
              <w:t>Risicoacceptatiecriteria, prioritering</w:t>
            </w:r>
          </w:p>
        </w:tc>
      </w:tr>
      <w:tr w:rsidR="00A026A8" w:rsidRPr="00A026A8" w14:paraId="4FB03BDD" w14:textId="77777777" w:rsidTr="00A026A8">
        <w:trPr>
          <w:tblCellSpacing w:w="15" w:type="dxa"/>
        </w:trPr>
        <w:tc>
          <w:tcPr>
            <w:tcW w:w="2082" w:type="dxa"/>
            <w:vAlign w:val="center"/>
            <w:hideMark/>
          </w:tcPr>
          <w:p w14:paraId="59ADA4F5" w14:textId="77777777" w:rsidR="00A026A8" w:rsidRPr="00A026A8" w:rsidRDefault="00A026A8" w:rsidP="00A026A8">
            <w:r w:rsidRPr="00A026A8">
              <w:rPr>
                <w:b/>
                <w:bCs/>
              </w:rPr>
              <w:t>4. Behandeling</w:t>
            </w:r>
          </w:p>
        </w:tc>
        <w:tc>
          <w:tcPr>
            <w:tcW w:w="6900" w:type="dxa"/>
            <w:vAlign w:val="center"/>
            <w:hideMark/>
          </w:tcPr>
          <w:p w14:paraId="759E29A3" w14:textId="77777777" w:rsidR="00A026A8" w:rsidRPr="00A026A8" w:rsidRDefault="00A026A8" w:rsidP="00A026A8">
            <w:r w:rsidRPr="00A026A8">
              <w:t>Maatregelen implementeren: vermijden, mitigeren, overdragen</w:t>
            </w:r>
          </w:p>
        </w:tc>
      </w:tr>
      <w:tr w:rsidR="00A026A8" w:rsidRPr="00A026A8" w14:paraId="1305F671" w14:textId="77777777" w:rsidTr="00A026A8">
        <w:trPr>
          <w:tblCellSpacing w:w="15" w:type="dxa"/>
        </w:trPr>
        <w:tc>
          <w:tcPr>
            <w:tcW w:w="2082" w:type="dxa"/>
            <w:vAlign w:val="center"/>
            <w:hideMark/>
          </w:tcPr>
          <w:p w14:paraId="36F56B9F" w14:textId="77777777" w:rsidR="00A026A8" w:rsidRPr="00A026A8" w:rsidRDefault="00A026A8" w:rsidP="00A026A8">
            <w:r w:rsidRPr="00A026A8">
              <w:rPr>
                <w:b/>
                <w:bCs/>
              </w:rPr>
              <w:t>5. Acceptatie</w:t>
            </w:r>
          </w:p>
        </w:tc>
        <w:tc>
          <w:tcPr>
            <w:tcW w:w="6900" w:type="dxa"/>
            <w:vAlign w:val="center"/>
            <w:hideMark/>
          </w:tcPr>
          <w:p w14:paraId="002E808B" w14:textId="77777777" w:rsidR="00A026A8" w:rsidRPr="00A026A8" w:rsidRDefault="00A026A8" w:rsidP="00A026A8">
            <w:r w:rsidRPr="00A026A8">
              <w:t>Formele goedkeuring management, geaccepteerde risico’s documenteren</w:t>
            </w:r>
          </w:p>
        </w:tc>
      </w:tr>
      <w:tr w:rsidR="00A026A8" w:rsidRPr="00A026A8" w14:paraId="2826CB3D" w14:textId="77777777" w:rsidTr="00A026A8">
        <w:trPr>
          <w:tblCellSpacing w:w="15" w:type="dxa"/>
        </w:trPr>
        <w:tc>
          <w:tcPr>
            <w:tcW w:w="2082" w:type="dxa"/>
            <w:vAlign w:val="center"/>
            <w:hideMark/>
          </w:tcPr>
          <w:p w14:paraId="66CC0B64" w14:textId="77777777" w:rsidR="00A026A8" w:rsidRPr="00A026A8" w:rsidRDefault="00A026A8" w:rsidP="00A026A8">
            <w:r w:rsidRPr="00A026A8">
              <w:rPr>
                <w:b/>
                <w:bCs/>
              </w:rPr>
              <w:t>6. Monitoring</w:t>
            </w:r>
          </w:p>
        </w:tc>
        <w:tc>
          <w:tcPr>
            <w:tcW w:w="6900" w:type="dxa"/>
            <w:vAlign w:val="center"/>
            <w:hideMark/>
          </w:tcPr>
          <w:p w14:paraId="3CDDE855" w14:textId="77777777" w:rsidR="00A026A8" w:rsidRPr="00A026A8" w:rsidRDefault="00A026A8" w:rsidP="00A026A8">
            <w:r w:rsidRPr="00A026A8">
              <w:t>Regelmatige audits, reviews, updates van risico’s en maatregelen</w:t>
            </w:r>
          </w:p>
        </w:tc>
      </w:tr>
    </w:tbl>
    <w:p w14:paraId="0E3E8FA0" w14:textId="77777777" w:rsidR="00B54EB4" w:rsidRDefault="00B54EB4" w:rsidP="00B54EB4"/>
    <w:p w14:paraId="56243468" w14:textId="4E4A7C05" w:rsidR="00A026A8" w:rsidRPr="00B54EB4" w:rsidRDefault="00A026A8" w:rsidP="00B54EB4">
      <w:r>
        <w:t xml:space="preserve">Voor informatiebeveiliging zijn aanvullende richtlijnen opgesteld voor de analyse in </w:t>
      </w:r>
      <w:r w:rsidRPr="00A026A8">
        <w:rPr>
          <w:highlight w:val="yellow"/>
        </w:rPr>
        <w:t>document x</w:t>
      </w:r>
      <w:r>
        <w:t>.</w:t>
      </w:r>
    </w:p>
    <w:p w14:paraId="7D85BA13" w14:textId="77777777" w:rsidR="00B54EB4" w:rsidRDefault="00B54EB4" w:rsidP="00B54EB4"/>
    <w:p w14:paraId="63411FCA" w14:textId="77777777" w:rsidR="00B54EB4" w:rsidRDefault="00B54EB4" w:rsidP="00B54EB4"/>
    <w:p w14:paraId="05AB3BDF" w14:textId="03DD6F6B" w:rsidR="00B54EB4" w:rsidRDefault="00B54EB4" w:rsidP="00B54EB4">
      <w:pPr>
        <w:pStyle w:val="Heading3"/>
      </w:pPr>
      <w:bookmarkStart w:id="153" w:name="_Toc224207916"/>
      <w:r>
        <w:t>Procesuitleg</w:t>
      </w:r>
      <w:bookmarkEnd w:id="153"/>
    </w:p>
    <w:p w14:paraId="061FE860" w14:textId="1F9E66A3" w:rsidR="00B54EB4" w:rsidRPr="00013909" w:rsidRDefault="00B54EB4" w:rsidP="00B54EB4">
      <w:pPr>
        <w:rPr>
          <w:b/>
          <w:bCs/>
        </w:rPr>
      </w:pPr>
      <w:r w:rsidRPr="00013909">
        <w:rPr>
          <w:b/>
          <w:bCs/>
        </w:rPr>
        <w:t>1.</w:t>
      </w:r>
      <w:r w:rsidRPr="00013909">
        <w:rPr>
          <w:b/>
          <w:bCs/>
        </w:rPr>
        <w:tab/>
        <w:t>Identificatie</w:t>
      </w:r>
      <w:r w:rsidR="0002400E">
        <w:rPr>
          <w:b/>
          <w:bCs/>
        </w:rPr>
        <w:t xml:space="preserve"> en toebedelen</w:t>
      </w:r>
    </w:p>
    <w:p w14:paraId="1122604D" w14:textId="77777777" w:rsidR="00B54EB4" w:rsidRPr="00013909" w:rsidRDefault="00B54EB4" w:rsidP="00B54EB4">
      <w:pPr>
        <w:jc w:val="left"/>
      </w:pPr>
      <w:r w:rsidRPr="00013909">
        <w:t>Doel: vaststellen wát risico’s er zijn en wélke assets ze beïnvloeden.</w:t>
      </w:r>
      <w:r w:rsidRPr="00013909">
        <w:br/>
        <w:t>Acties:</w:t>
      </w:r>
    </w:p>
    <w:p w14:paraId="6ED53101" w14:textId="77777777" w:rsidR="00B54EB4" w:rsidRPr="00013909" w:rsidRDefault="00B54EB4" w:rsidP="00411345">
      <w:pPr>
        <w:numPr>
          <w:ilvl w:val="0"/>
          <w:numId w:val="78"/>
        </w:numPr>
      </w:pPr>
      <w:r w:rsidRPr="00013909">
        <w:t>Bepaal scope en context (organisatie, processen, systemen)</w:t>
      </w:r>
    </w:p>
    <w:p w14:paraId="03C5D4B3" w14:textId="77777777" w:rsidR="00B54EB4" w:rsidRPr="00013909" w:rsidRDefault="00B54EB4" w:rsidP="00411345">
      <w:pPr>
        <w:numPr>
          <w:ilvl w:val="0"/>
          <w:numId w:val="78"/>
        </w:numPr>
      </w:pPr>
      <w:r w:rsidRPr="00013909">
        <w:t>Inventariseer assets (hardware, software, data, personeel)</w:t>
      </w:r>
    </w:p>
    <w:p w14:paraId="577D88B4" w14:textId="77777777" w:rsidR="00B54EB4" w:rsidRDefault="00B54EB4" w:rsidP="00411345">
      <w:pPr>
        <w:numPr>
          <w:ilvl w:val="0"/>
          <w:numId w:val="78"/>
        </w:numPr>
      </w:pPr>
      <w:r w:rsidRPr="00013909">
        <w:t>Identificeer dreigingen en kwetsbaarheden</w:t>
      </w:r>
    </w:p>
    <w:p w14:paraId="5CA7FB97" w14:textId="44C24264" w:rsidR="0002400E" w:rsidRPr="00013909" w:rsidRDefault="0002400E" w:rsidP="00411345">
      <w:pPr>
        <w:numPr>
          <w:ilvl w:val="0"/>
          <w:numId w:val="78"/>
        </w:numPr>
      </w:pPr>
      <w:r>
        <w:t>Elk risico krijgt een risico-eigenaar. Dit kan de proces-eigenaar zijn.</w:t>
      </w:r>
    </w:p>
    <w:p w14:paraId="05F24BA5" w14:textId="77777777" w:rsidR="00B54EB4" w:rsidRDefault="00B54EB4" w:rsidP="00B54EB4"/>
    <w:p w14:paraId="3B4C9BC9" w14:textId="77777777" w:rsidR="00B54EB4" w:rsidRPr="003A1B09" w:rsidRDefault="00B54EB4" w:rsidP="00B54EB4">
      <w:pPr>
        <w:rPr>
          <w:b/>
          <w:bCs/>
        </w:rPr>
      </w:pPr>
      <w:r w:rsidRPr="003A1B09">
        <w:rPr>
          <w:b/>
          <w:bCs/>
        </w:rPr>
        <w:t>2.</w:t>
      </w:r>
      <w:r w:rsidRPr="003A1B09">
        <w:rPr>
          <w:b/>
          <w:bCs/>
        </w:rPr>
        <w:tab/>
        <w:t>Analyse</w:t>
      </w:r>
    </w:p>
    <w:p w14:paraId="05013342" w14:textId="77777777" w:rsidR="00B54EB4" w:rsidRPr="003A1B09" w:rsidRDefault="00B54EB4" w:rsidP="00B54EB4">
      <w:pPr>
        <w:jc w:val="left"/>
      </w:pPr>
      <w:r w:rsidRPr="003A1B09">
        <w:t>Doel: begrijpen van de risico’s en hun effect.</w:t>
      </w:r>
      <w:r w:rsidRPr="003A1B09">
        <w:br/>
        <w:t>Acties:</w:t>
      </w:r>
    </w:p>
    <w:p w14:paraId="1A181829" w14:textId="069FB935" w:rsidR="00B54EB4" w:rsidRDefault="00B54EB4" w:rsidP="00612DD8">
      <w:r w:rsidRPr="003A1B09">
        <w:rPr>
          <w:b/>
          <w:bCs/>
          <w:u w:val="single"/>
        </w:rPr>
        <w:t>Bepaal kans van optreden</w:t>
      </w:r>
      <w:r w:rsidR="00025ADF">
        <w:t>:</w:t>
      </w:r>
    </w:p>
    <w:tbl>
      <w:tblPr>
        <w:tblStyle w:val="GridTable5Dark-Accent2"/>
        <w:tblW w:w="9067" w:type="dxa"/>
        <w:tblLook w:val="0420" w:firstRow="1" w:lastRow="0" w:firstColumn="0" w:lastColumn="0" w:noHBand="0" w:noVBand="1"/>
      </w:tblPr>
      <w:tblGrid>
        <w:gridCol w:w="1980"/>
        <w:gridCol w:w="7087"/>
      </w:tblGrid>
      <w:tr w:rsidR="00025ADF" w:rsidRPr="00025ADF" w14:paraId="2277DA69" w14:textId="77777777" w:rsidTr="00444E6B">
        <w:trPr>
          <w:cnfStyle w:val="100000000000" w:firstRow="1" w:lastRow="0" w:firstColumn="0" w:lastColumn="0" w:oddVBand="0" w:evenVBand="0" w:oddHBand="0" w:evenHBand="0" w:firstRowFirstColumn="0" w:firstRowLastColumn="0" w:lastRowFirstColumn="0" w:lastRowLastColumn="0"/>
          <w:trHeight w:val="661"/>
        </w:trPr>
        <w:tc>
          <w:tcPr>
            <w:tcW w:w="1980" w:type="dxa"/>
            <w:hideMark/>
          </w:tcPr>
          <w:p w14:paraId="22E986F5" w14:textId="77777777" w:rsidR="00025ADF" w:rsidRPr="00025ADF" w:rsidRDefault="00025ADF" w:rsidP="00025ADF">
            <w:pPr>
              <w:spacing w:line="278" w:lineRule="auto"/>
            </w:pPr>
            <w:r w:rsidRPr="00025ADF">
              <w:t>Kans</w:t>
            </w:r>
          </w:p>
        </w:tc>
        <w:tc>
          <w:tcPr>
            <w:tcW w:w="7087" w:type="dxa"/>
            <w:hideMark/>
          </w:tcPr>
          <w:p w14:paraId="73EB3C5E" w14:textId="77777777" w:rsidR="00025ADF" w:rsidRPr="00025ADF" w:rsidRDefault="00025ADF" w:rsidP="00025ADF">
            <w:pPr>
              <w:spacing w:line="278" w:lineRule="auto"/>
            </w:pPr>
            <w:r w:rsidRPr="00025ADF">
              <w:t>Omschrijving</w:t>
            </w:r>
          </w:p>
        </w:tc>
      </w:tr>
      <w:tr w:rsidR="00025ADF" w:rsidRPr="00025ADF" w14:paraId="04362BC2" w14:textId="77777777" w:rsidTr="00444E6B">
        <w:trPr>
          <w:cnfStyle w:val="000000100000" w:firstRow="0" w:lastRow="0" w:firstColumn="0" w:lastColumn="0" w:oddVBand="0" w:evenVBand="0" w:oddHBand="1" w:evenHBand="0" w:firstRowFirstColumn="0" w:firstRowLastColumn="0" w:lastRowFirstColumn="0" w:lastRowLastColumn="0"/>
          <w:trHeight w:val="661"/>
        </w:trPr>
        <w:tc>
          <w:tcPr>
            <w:tcW w:w="1980" w:type="dxa"/>
            <w:hideMark/>
          </w:tcPr>
          <w:p w14:paraId="6B02B626" w14:textId="77777777" w:rsidR="00025ADF" w:rsidRPr="00025ADF" w:rsidRDefault="00025ADF" w:rsidP="00025ADF">
            <w:pPr>
              <w:spacing w:line="278" w:lineRule="auto"/>
            </w:pPr>
            <w:r w:rsidRPr="00025ADF">
              <w:t>&lt;1%</w:t>
            </w:r>
          </w:p>
        </w:tc>
        <w:tc>
          <w:tcPr>
            <w:tcW w:w="7087" w:type="dxa"/>
            <w:hideMark/>
          </w:tcPr>
          <w:p w14:paraId="6212BEFF" w14:textId="77777777" w:rsidR="00025ADF" w:rsidRPr="00025ADF" w:rsidRDefault="00025ADF" w:rsidP="00025ADF">
            <w:pPr>
              <w:spacing w:line="278" w:lineRule="auto"/>
            </w:pPr>
            <w:r w:rsidRPr="00025ADF">
              <w:t>Hypothetisch</w:t>
            </w:r>
          </w:p>
        </w:tc>
      </w:tr>
      <w:tr w:rsidR="00025ADF" w:rsidRPr="00025ADF" w14:paraId="1401F592" w14:textId="77777777" w:rsidTr="00444E6B">
        <w:trPr>
          <w:trHeight w:val="661"/>
        </w:trPr>
        <w:tc>
          <w:tcPr>
            <w:tcW w:w="1980" w:type="dxa"/>
            <w:hideMark/>
          </w:tcPr>
          <w:p w14:paraId="2D397344" w14:textId="77777777" w:rsidR="00025ADF" w:rsidRPr="00025ADF" w:rsidRDefault="00025ADF" w:rsidP="00025ADF">
            <w:pPr>
              <w:spacing w:line="278" w:lineRule="auto"/>
            </w:pPr>
            <w:r w:rsidRPr="00025ADF">
              <w:t>10</w:t>
            </w:r>
          </w:p>
        </w:tc>
        <w:tc>
          <w:tcPr>
            <w:tcW w:w="7087" w:type="dxa"/>
            <w:hideMark/>
          </w:tcPr>
          <w:p w14:paraId="1007BD9D" w14:textId="77777777" w:rsidR="00025ADF" w:rsidRPr="00025ADF" w:rsidRDefault="00025ADF" w:rsidP="00025ADF">
            <w:pPr>
              <w:spacing w:line="278" w:lineRule="auto"/>
            </w:pPr>
            <w:r w:rsidRPr="00025ADF">
              <w:t>Er is een kans</w:t>
            </w:r>
          </w:p>
        </w:tc>
      </w:tr>
      <w:tr w:rsidR="00025ADF" w:rsidRPr="00025ADF" w14:paraId="77C58606" w14:textId="77777777" w:rsidTr="00444E6B">
        <w:trPr>
          <w:cnfStyle w:val="000000100000" w:firstRow="0" w:lastRow="0" w:firstColumn="0" w:lastColumn="0" w:oddVBand="0" w:evenVBand="0" w:oddHBand="1" w:evenHBand="0" w:firstRowFirstColumn="0" w:firstRowLastColumn="0" w:lastRowFirstColumn="0" w:lastRowLastColumn="0"/>
          <w:trHeight w:val="661"/>
        </w:trPr>
        <w:tc>
          <w:tcPr>
            <w:tcW w:w="1980" w:type="dxa"/>
            <w:hideMark/>
          </w:tcPr>
          <w:p w14:paraId="2A36AB19" w14:textId="77777777" w:rsidR="00025ADF" w:rsidRPr="00025ADF" w:rsidRDefault="00025ADF" w:rsidP="00025ADF">
            <w:pPr>
              <w:spacing w:line="278" w:lineRule="auto"/>
            </w:pPr>
            <w:r w:rsidRPr="00025ADF">
              <w:t>30</w:t>
            </w:r>
          </w:p>
        </w:tc>
        <w:tc>
          <w:tcPr>
            <w:tcW w:w="7087" w:type="dxa"/>
            <w:hideMark/>
          </w:tcPr>
          <w:p w14:paraId="0E4E9562" w14:textId="77777777" w:rsidR="00025ADF" w:rsidRPr="00025ADF" w:rsidRDefault="00025ADF" w:rsidP="00025ADF">
            <w:pPr>
              <w:spacing w:line="278" w:lineRule="auto"/>
            </w:pPr>
            <w:r w:rsidRPr="00025ADF">
              <w:t>Er is een aanzienlijke kans</w:t>
            </w:r>
          </w:p>
        </w:tc>
      </w:tr>
      <w:tr w:rsidR="00025ADF" w:rsidRPr="00025ADF" w14:paraId="1E749557" w14:textId="77777777" w:rsidTr="00444E6B">
        <w:trPr>
          <w:trHeight w:val="661"/>
        </w:trPr>
        <w:tc>
          <w:tcPr>
            <w:tcW w:w="1980" w:type="dxa"/>
            <w:hideMark/>
          </w:tcPr>
          <w:p w14:paraId="6FB38193" w14:textId="77777777" w:rsidR="00025ADF" w:rsidRPr="00025ADF" w:rsidRDefault="00025ADF" w:rsidP="00025ADF">
            <w:pPr>
              <w:spacing w:line="278" w:lineRule="auto"/>
            </w:pPr>
            <w:r w:rsidRPr="00025ADF">
              <w:t>50</w:t>
            </w:r>
          </w:p>
        </w:tc>
        <w:tc>
          <w:tcPr>
            <w:tcW w:w="7087" w:type="dxa"/>
            <w:hideMark/>
          </w:tcPr>
          <w:p w14:paraId="547EC5BC" w14:textId="77777777" w:rsidR="00025ADF" w:rsidRPr="00025ADF" w:rsidRDefault="00025ADF" w:rsidP="00025ADF">
            <w:pPr>
              <w:spacing w:line="278" w:lineRule="auto"/>
            </w:pPr>
            <w:r w:rsidRPr="00025ADF">
              <w:t>Er is een zeer hoge kans</w:t>
            </w:r>
          </w:p>
        </w:tc>
      </w:tr>
      <w:tr w:rsidR="00025ADF" w:rsidRPr="00025ADF" w14:paraId="6B39027D" w14:textId="77777777" w:rsidTr="00444E6B">
        <w:trPr>
          <w:cnfStyle w:val="000000100000" w:firstRow="0" w:lastRow="0" w:firstColumn="0" w:lastColumn="0" w:oddVBand="0" w:evenVBand="0" w:oddHBand="1" w:evenHBand="0" w:firstRowFirstColumn="0" w:firstRowLastColumn="0" w:lastRowFirstColumn="0" w:lastRowLastColumn="0"/>
          <w:trHeight w:val="661"/>
        </w:trPr>
        <w:tc>
          <w:tcPr>
            <w:tcW w:w="1980" w:type="dxa"/>
            <w:hideMark/>
          </w:tcPr>
          <w:p w14:paraId="7991EE7D" w14:textId="77777777" w:rsidR="00025ADF" w:rsidRPr="00025ADF" w:rsidRDefault="00025ADF" w:rsidP="00025ADF">
            <w:pPr>
              <w:spacing w:line="278" w:lineRule="auto"/>
            </w:pPr>
            <w:r w:rsidRPr="00025ADF">
              <w:t>&gt;50</w:t>
            </w:r>
          </w:p>
        </w:tc>
        <w:tc>
          <w:tcPr>
            <w:tcW w:w="7087" w:type="dxa"/>
            <w:hideMark/>
          </w:tcPr>
          <w:p w14:paraId="6E7720FA" w14:textId="77777777" w:rsidR="00025ADF" w:rsidRPr="00025ADF" w:rsidRDefault="00025ADF" w:rsidP="00025ADF">
            <w:pPr>
              <w:spacing w:line="278" w:lineRule="auto"/>
            </w:pPr>
            <w:r w:rsidRPr="00025ADF">
              <w:t>Onacceptabel, het gaat waarschijnlijk gebeuren</w:t>
            </w:r>
          </w:p>
        </w:tc>
      </w:tr>
    </w:tbl>
    <w:p w14:paraId="4D96B308" w14:textId="77777777" w:rsidR="00154A64" w:rsidRDefault="00154A64" w:rsidP="00154A64"/>
    <w:p w14:paraId="23BC6F92" w14:textId="182618ED" w:rsidR="00302D70" w:rsidRDefault="00302D70" w:rsidP="00154A64">
      <w:r>
        <w:t xml:space="preserve">De inschatting van de kans moet worden onderbouwd met </w:t>
      </w:r>
      <w:r w:rsidR="003544BA">
        <w:t>een uitleg waarom de kans in een bepaalde schaal wordt geplaatst. Hierbij kan o.a. worden gekeken naar het dreigingslandschap, het aanvalsvlak</w:t>
      </w:r>
      <w:r w:rsidR="00C3664F">
        <w:t xml:space="preserve"> en</w:t>
      </w:r>
      <w:r w:rsidR="003544BA">
        <w:t xml:space="preserve"> h</w:t>
      </w:r>
      <w:r w:rsidR="00C3664F">
        <w:t>et ontbreken van maatregelen.</w:t>
      </w:r>
    </w:p>
    <w:p w14:paraId="687782F0" w14:textId="77777777" w:rsidR="00302D70" w:rsidRDefault="00302D70" w:rsidP="00154A64"/>
    <w:p w14:paraId="2963A4AD" w14:textId="4FE5A608" w:rsidR="00B54EB4" w:rsidRDefault="00B54EB4" w:rsidP="00154A64">
      <w:pPr>
        <w:rPr>
          <w:b/>
          <w:bCs/>
          <w:u w:val="single"/>
        </w:rPr>
      </w:pPr>
      <w:r w:rsidRPr="003A1B09">
        <w:rPr>
          <w:b/>
          <w:bCs/>
          <w:u w:val="single"/>
        </w:rPr>
        <w:t xml:space="preserve">Bepaal impact </w:t>
      </w:r>
    </w:p>
    <w:p w14:paraId="453B87AF" w14:textId="29EA73BB" w:rsidR="00A43E59" w:rsidRDefault="00A43E59" w:rsidP="00154A64">
      <w:r>
        <w:t xml:space="preserve">Voor elk risico moet de financiële schade worden ingeschat. Deze inschatting moet zo goed mogelijk worden onderbouwd. </w:t>
      </w:r>
      <w:r w:rsidR="006B2746">
        <w:t xml:space="preserve">Deze open </w:t>
      </w:r>
      <w:r w:rsidR="006A570F">
        <w:t>invulling van de financiële schade zal automatisch binnen een range worden geplaatst, maar dit getal zal mogelijk wel worden gebruikt voor de P&amp;C cyclus</w:t>
      </w:r>
      <w:r w:rsidR="00DF7E99">
        <w:t xml:space="preserve"> als deze de label P&amp;C heeft gekregen.</w:t>
      </w:r>
    </w:p>
    <w:p w14:paraId="52A39EF1" w14:textId="77777777" w:rsidR="00DF7E99" w:rsidRDefault="00DF7E99" w:rsidP="00154A64"/>
    <w:p w14:paraId="5452CCF8" w14:textId="1F4409A7" w:rsidR="00DF7E99" w:rsidRDefault="00DF7E99" w:rsidP="00154A64">
      <w:r>
        <w:t>Naast financiële gevolgen kunnen ook andere gevolg</w:t>
      </w:r>
      <w:r w:rsidR="001D29A2">
        <w:t xml:space="preserve">en plaatsvinden. Hieronder is een kwantificering van gevolgen </w:t>
      </w:r>
      <w:r w:rsidR="005B019E">
        <w:t>waaraan</w:t>
      </w:r>
      <w:r w:rsidR="001D29A2">
        <w:t xml:space="preserve"> gedacht kan worden.</w:t>
      </w:r>
      <w:r w:rsidR="005B019E">
        <w:t xml:space="preserve"> Bij de analyse moet worden bepaald welke gevolgen relevant zijn. Niet elke gevolg categorie hoeft te worden ingevuld.</w:t>
      </w:r>
    </w:p>
    <w:p w14:paraId="53F1F92C" w14:textId="77777777" w:rsidR="005B019E" w:rsidRDefault="005B019E" w:rsidP="00154A64"/>
    <w:p w14:paraId="6746DA83" w14:textId="184CC36D" w:rsidR="001D29A2" w:rsidRPr="00CB5703" w:rsidRDefault="001D29A2" w:rsidP="00154A64">
      <w:pPr>
        <w:rPr>
          <w:b/>
          <w:bCs/>
        </w:rPr>
      </w:pPr>
      <w:r w:rsidRPr="00CB5703">
        <w:rPr>
          <w:b/>
          <w:bCs/>
        </w:rPr>
        <w:t>Maatschappelijke impact</w:t>
      </w:r>
    </w:p>
    <w:tbl>
      <w:tblPr>
        <w:tblStyle w:val="GridTable5Dark-Accent2"/>
        <w:tblW w:w="9067" w:type="dxa"/>
        <w:tblLook w:val="0420" w:firstRow="1" w:lastRow="0" w:firstColumn="0" w:lastColumn="0" w:noHBand="0" w:noVBand="1"/>
      </w:tblPr>
      <w:tblGrid>
        <w:gridCol w:w="1980"/>
        <w:gridCol w:w="7087"/>
      </w:tblGrid>
      <w:tr w:rsidR="00E74DE4" w:rsidRPr="00025ADF" w14:paraId="6C17088A" w14:textId="77777777" w:rsidTr="00444E6B">
        <w:trPr>
          <w:cnfStyle w:val="100000000000" w:firstRow="1" w:lastRow="0" w:firstColumn="0" w:lastColumn="0" w:oddVBand="0" w:evenVBand="0" w:oddHBand="0" w:evenHBand="0" w:firstRowFirstColumn="0" w:firstRowLastColumn="0" w:lastRowFirstColumn="0" w:lastRowLastColumn="0"/>
          <w:trHeight w:val="661"/>
        </w:trPr>
        <w:tc>
          <w:tcPr>
            <w:tcW w:w="1980" w:type="dxa"/>
            <w:hideMark/>
          </w:tcPr>
          <w:p w14:paraId="313EAF46" w14:textId="19450513" w:rsidR="00E74DE4" w:rsidRPr="00025ADF" w:rsidRDefault="00E74DE4">
            <w:pPr>
              <w:spacing w:line="278" w:lineRule="auto"/>
            </w:pPr>
            <w:r>
              <w:t>Impact</w:t>
            </w:r>
          </w:p>
        </w:tc>
        <w:tc>
          <w:tcPr>
            <w:tcW w:w="7087" w:type="dxa"/>
            <w:hideMark/>
          </w:tcPr>
          <w:p w14:paraId="4CD6EB8B" w14:textId="77777777" w:rsidR="00E74DE4" w:rsidRPr="00025ADF" w:rsidRDefault="00E74DE4">
            <w:pPr>
              <w:spacing w:line="278" w:lineRule="auto"/>
            </w:pPr>
            <w:r w:rsidRPr="00025ADF">
              <w:t>Omschrijving</w:t>
            </w:r>
          </w:p>
        </w:tc>
      </w:tr>
      <w:tr w:rsidR="00CB5703" w:rsidRPr="00025ADF" w14:paraId="27DF610C" w14:textId="77777777" w:rsidTr="00444E6B">
        <w:trPr>
          <w:cnfStyle w:val="000000100000" w:firstRow="0" w:lastRow="0" w:firstColumn="0" w:lastColumn="0" w:oddVBand="0" w:evenVBand="0" w:oddHBand="1" w:evenHBand="0" w:firstRowFirstColumn="0" w:firstRowLastColumn="0" w:lastRowFirstColumn="0" w:lastRowLastColumn="0"/>
          <w:trHeight w:val="661"/>
        </w:trPr>
        <w:tc>
          <w:tcPr>
            <w:tcW w:w="1980" w:type="dxa"/>
            <w:hideMark/>
          </w:tcPr>
          <w:p w14:paraId="4AAF7631" w14:textId="5FC5922A" w:rsidR="00CB5703" w:rsidRPr="00025ADF" w:rsidRDefault="00CB5703" w:rsidP="00CB5703">
            <w:pPr>
              <w:spacing w:line="278" w:lineRule="auto"/>
            </w:pPr>
            <w:r>
              <w:t>Zeer laag</w:t>
            </w:r>
          </w:p>
        </w:tc>
        <w:tc>
          <w:tcPr>
            <w:tcW w:w="7087" w:type="dxa"/>
            <w:hideMark/>
          </w:tcPr>
          <w:p w14:paraId="48560A8B" w14:textId="1534ADC0" w:rsidR="00CB5703" w:rsidRPr="00025ADF" w:rsidRDefault="00CB5703" w:rsidP="00CB5703">
            <w:pPr>
              <w:spacing w:line="278" w:lineRule="auto"/>
            </w:pPr>
            <w:r w:rsidRPr="00A05AAC">
              <w:rPr>
                <w:b/>
                <w:bCs/>
              </w:rPr>
              <w:t>1</w:t>
            </w:r>
            <w:r w:rsidRPr="00A05AAC">
              <w:t>: Minimale invloed op de samenleving, nauwelijks merkbaar.</w:t>
            </w:r>
          </w:p>
        </w:tc>
      </w:tr>
      <w:tr w:rsidR="00CB5703" w:rsidRPr="00025ADF" w14:paraId="32A8DA7F" w14:textId="77777777" w:rsidTr="00444E6B">
        <w:trPr>
          <w:trHeight w:val="661"/>
        </w:trPr>
        <w:tc>
          <w:tcPr>
            <w:tcW w:w="1980" w:type="dxa"/>
            <w:hideMark/>
          </w:tcPr>
          <w:p w14:paraId="3F9AC813" w14:textId="52BF27FB" w:rsidR="00CB5703" w:rsidRPr="00025ADF" w:rsidRDefault="00CB5703" w:rsidP="00CB5703">
            <w:pPr>
              <w:spacing w:line="278" w:lineRule="auto"/>
            </w:pPr>
            <w:r>
              <w:t>Laag</w:t>
            </w:r>
          </w:p>
        </w:tc>
        <w:tc>
          <w:tcPr>
            <w:tcW w:w="7087" w:type="dxa"/>
            <w:hideMark/>
          </w:tcPr>
          <w:p w14:paraId="2FFA5C04" w14:textId="3DB2D26F" w:rsidR="00CB5703" w:rsidRPr="00025ADF" w:rsidRDefault="00CB5703" w:rsidP="00CB5703">
            <w:pPr>
              <w:spacing w:line="278" w:lineRule="auto"/>
            </w:pPr>
            <w:r w:rsidRPr="00A05AAC">
              <w:rPr>
                <w:b/>
                <w:bCs/>
              </w:rPr>
              <w:t>2</w:t>
            </w:r>
            <w:r w:rsidRPr="00A05AAC">
              <w:t>: Kleine verstoring voor een beperkte groep inwoners.</w:t>
            </w:r>
          </w:p>
        </w:tc>
      </w:tr>
      <w:tr w:rsidR="00CB5703" w:rsidRPr="00025ADF" w14:paraId="7DA92316" w14:textId="77777777" w:rsidTr="00444E6B">
        <w:trPr>
          <w:cnfStyle w:val="000000100000" w:firstRow="0" w:lastRow="0" w:firstColumn="0" w:lastColumn="0" w:oddVBand="0" w:evenVBand="0" w:oddHBand="1" w:evenHBand="0" w:firstRowFirstColumn="0" w:firstRowLastColumn="0" w:lastRowFirstColumn="0" w:lastRowLastColumn="0"/>
          <w:trHeight w:val="661"/>
        </w:trPr>
        <w:tc>
          <w:tcPr>
            <w:tcW w:w="1980" w:type="dxa"/>
            <w:hideMark/>
          </w:tcPr>
          <w:p w14:paraId="12D31A33" w14:textId="705A2F2F" w:rsidR="00CB5703" w:rsidRPr="00025ADF" w:rsidRDefault="00CB5703" w:rsidP="00CB5703">
            <w:pPr>
              <w:spacing w:line="278" w:lineRule="auto"/>
            </w:pPr>
            <w:r>
              <w:t>Gemiddeld</w:t>
            </w:r>
          </w:p>
        </w:tc>
        <w:tc>
          <w:tcPr>
            <w:tcW w:w="7087" w:type="dxa"/>
            <w:hideMark/>
          </w:tcPr>
          <w:p w14:paraId="47A0C4C2" w14:textId="103FBB3A" w:rsidR="00CB5703" w:rsidRPr="00025ADF" w:rsidRDefault="00CB5703" w:rsidP="00CB5703">
            <w:r w:rsidRPr="00A05AAC">
              <w:rPr>
                <w:b/>
                <w:bCs/>
              </w:rPr>
              <w:t>3</w:t>
            </w:r>
            <w:r w:rsidRPr="00A05AAC">
              <w:t>: Middelgrote impact op specifieke doelgroepen of wijken.</w:t>
            </w:r>
          </w:p>
        </w:tc>
      </w:tr>
      <w:tr w:rsidR="00CB5703" w:rsidRPr="00025ADF" w14:paraId="54879C8E" w14:textId="77777777" w:rsidTr="00444E6B">
        <w:trPr>
          <w:trHeight w:val="661"/>
        </w:trPr>
        <w:tc>
          <w:tcPr>
            <w:tcW w:w="1980" w:type="dxa"/>
            <w:hideMark/>
          </w:tcPr>
          <w:p w14:paraId="5CB3F050" w14:textId="0E2F0533" w:rsidR="00CB5703" w:rsidRPr="00025ADF" w:rsidRDefault="00CB5703" w:rsidP="00CB5703">
            <w:pPr>
              <w:spacing w:line="278" w:lineRule="auto"/>
            </w:pPr>
            <w:r>
              <w:t>Hoog</w:t>
            </w:r>
          </w:p>
        </w:tc>
        <w:tc>
          <w:tcPr>
            <w:tcW w:w="7087" w:type="dxa"/>
            <w:hideMark/>
          </w:tcPr>
          <w:p w14:paraId="7E17077F" w14:textId="7461C1D0" w:rsidR="00CB5703" w:rsidRPr="00025ADF" w:rsidRDefault="00CB5703" w:rsidP="00CB5703">
            <w:pPr>
              <w:spacing w:line="278" w:lineRule="auto"/>
            </w:pPr>
            <w:r w:rsidRPr="00A05AAC">
              <w:rPr>
                <w:b/>
                <w:bCs/>
              </w:rPr>
              <w:t>4</w:t>
            </w:r>
            <w:r w:rsidRPr="00A05AAC">
              <w:t>: Grote maatschappelijke onrust of schade voor een aanzienlijk deel van de inwoners.</w:t>
            </w:r>
          </w:p>
        </w:tc>
      </w:tr>
      <w:tr w:rsidR="00CB5703" w:rsidRPr="00025ADF" w14:paraId="5EDB712B" w14:textId="77777777" w:rsidTr="00444E6B">
        <w:trPr>
          <w:cnfStyle w:val="000000100000" w:firstRow="0" w:lastRow="0" w:firstColumn="0" w:lastColumn="0" w:oddVBand="0" w:evenVBand="0" w:oddHBand="1" w:evenHBand="0" w:firstRowFirstColumn="0" w:firstRowLastColumn="0" w:lastRowFirstColumn="0" w:lastRowLastColumn="0"/>
          <w:trHeight w:val="661"/>
        </w:trPr>
        <w:tc>
          <w:tcPr>
            <w:tcW w:w="1980" w:type="dxa"/>
            <w:hideMark/>
          </w:tcPr>
          <w:p w14:paraId="718DD284" w14:textId="703663EF" w:rsidR="00CB5703" w:rsidRPr="00025ADF" w:rsidRDefault="00CB5703" w:rsidP="00CB5703">
            <w:pPr>
              <w:spacing w:line="278" w:lineRule="auto"/>
            </w:pPr>
            <w:r>
              <w:t>Kritisch</w:t>
            </w:r>
          </w:p>
        </w:tc>
        <w:tc>
          <w:tcPr>
            <w:tcW w:w="7087" w:type="dxa"/>
            <w:hideMark/>
          </w:tcPr>
          <w:p w14:paraId="68D21779" w14:textId="0FA80910" w:rsidR="00CB5703" w:rsidRPr="00025ADF" w:rsidRDefault="00CB5703" w:rsidP="00CB5703">
            <w:pPr>
              <w:spacing w:line="278" w:lineRule="auto"/>
            </w:pPr>
            <w:r w:rsidRPr="00A05AAC">
              <w:rPr>
                <w:b/>
                <w:bCs/>
              </w:rPr>
              <w:t>5</w:t>
            </w:r>
            <w:r w:rsidRPr="00A05AAC">
              <w:t>: Kritische verstoring met langdurige maatschappelijke ontwrichting.</w:t>
            </w:r>
          </w:p>
        </w:tc>
      </w:tr>
    </w:tbl>
    <w:p w14:paraId="2525ABDB" w14:textId="77777777" w:rsidR="00E74DE4" w:rsidRDefault="00E74DE4" w:rsidP="00154A64"/>
    <w:p w14:paraId="6C6E12A7" w14:textId="1033F6DC" w:rsidR="00CB5703" w:rsidRPr="00FD6CFC" w:rsidRDefault="00CB5703" w:rsidP="00154A64">
      <w:pPr>
        <w:rPr>
          <w:b/>
          <w:bCs/>
          <w:u w:val="single"/>
        </w:rPr>
      </w:pPr>
      <w:r w:rsidRPr="00FD6CFC">
        <w:rPr>
          <w:b/>
          <w:bCs/>
          <w:u w:val="single"/>
        </w:rPr>
        <w:t>Reputatieschade</w:t>
      </w:r>
    </w:p>
    <w:tbl>
      <w:tblPr>
        <w:tblStyle w:val="GridTable5Dark-Accent2"/>
        <w:tblW w:w="9067" w:type="dxa"/>
        <w:tblLook w:val="0420" w:firstRow="1" w:lastRow="0" w:firstColumn="0" w:lastColumn="0" w:noHBand="0" w:noVBand="1"/>
      </w:tblPr>
      <w:tblGrid>
        <w:gridCol w:w="1980"/>
        <w:gridCol w:w="7087"/>
      </w:tblGrid>
      <w:tr w:rsidR="00CB5703" w:rsidRPr="00025ADF" w14:paraId="569DC2C2" w14:textId="77777777">
        <w:trPr>
          <w:cnfStyle w:val="100000000000" w:firstRow="1" w:lastRow="0" w:firstColumn="0" w:lastColumn="0" w:oddVBand="0" w:evenVBand="0" w:oddHBand="0" w:evenHBand="0" w:firstRowFirstColumn="0" w:firstRowLastColumn="0" w:lastRowFirstColumn="0" w:lastRowLastColumn="0"/>
          <w:trHeight w:val="661"/>
        </w:trPr>
        <w:tc>
          <w:tcPr>
            <w:tcW w:w="1980" w:type="dxa"/>
            <w:hideMark/>
          </w:tcPr>
          <w:p w14:paraId="4148CEEC" w14:textId="77777777" w:rsidR="00CB5703" w:rsidRPr="00025ADF" w:rsidRDefault="00CB5703">
            <w:pPr>
              <w:spacing w:line="278" w:lineRule="auto"/>
            </w:pPr>
            <w:r>
              <w:t>Impact</w:t>
            </w:r>
          </w:p>
        </w:tc>
        <w:tc>
          <w:tcPr>
            <w:tcW w:w="7087" w:type="dxa"/>
            <w:hideMark/>
          </w:tcPr>
          <w:p w14:paraId="213703E9" w14:textId="77777777" w:rsidR="00CB5703" w:rsidRPr="00025ADF" w:rsidRDefault="00CB5703">
            <w:pPr>
              <w:spacing w:line="278" w:lineRule="auto"/>
            </w:pPr>
            <w:r w:rsidRPr="00025ADF">
              <w:t>Omschrijving</w:t>
            </w:r>
          </w:p>
        </w:tc>
      </w:tr>
      <w:tr w:rsidR="00FD6CFC" w:rsidRPr="00025ADF" w14:paraId="5190022F" w14:textId="77777777">
        <w:trPr>
          <w:cnfStyle w:val="000000100000" w:firstRow="0" w:lastRow="0" w:firstColumn="0" w:lastColumn="0" w:oddVBand="0" w:evenVBand="0" w:oddHBand="1" w:evenHBand="0" w:firstRowFirstColumn="0" w:firstRowLastColumn="0" w:lastRowFirstColumn="0" w:lastRowLastColumn="0"/>
          <w:trHeight w:val="661"/>
        </w:trPr>
        <w:tc>
          <w:tcPr>
            <w:tcW w:w="1980" w:type="dxa"/>
            <w:hideMark/>
          </w:tcPr>
          <w:p w14:paraId="7D456065" w14:textId="77777777" w:rsidR="00FD6CFC" w:rsidRPr="00025ADF" w:rsidRDefault="00FD6CFC" w:rsidP="00FD6CFC">
            <w:pPr>
              <w:spacing w:line="278" w:lineRule="auto"/>
            </w:pPr>
            <w:r>
              <w:t>Zeer laag</w:t>
            </w:r>
          </w:p>
        </w:tc>
        <w:tc>
          <w:tcPr>
            <w:tcW w:w="7087" w:type="dxa"/>
            <w:hideMark/>
          </w:tcPr>
          <w:p w14:paraId="698FED50" w14:textId="6E023574" w:rsidR="00FD6CFC" w:rsidRPr="00025ADF" w:rsidRDefault="00FD6CFC" w:rsidP="00FD6CFC">
            <w:pPr>
              <w:spacing w:line="278" w:lineRule="auto"/>
            </w:pPr>
            <w:r w:rsidRPr="00BB6793">
              <w:rPr>
                <w:b/>
                <w:bCs/>
              </w:rPr>
              <w:t>1</w:t>
            </w:r>
            <w:r w:rsidRPr="00BB6793">
              <w:t>: Intern besproken, geen publieke aandacht.</w:t>
            </w:r>
          </w:p>
        </w:tc>
      </w:tr>
      <w:tr w:rsidR="00FD6CFC" w:rsidRPr="00025ADF" w14:paraId="158AD497" w14:textId="77777777">
        <w:trPr>
          <w:trHeight w:val="661"/>
        </w:trPr>
        <w:tc>
          <w:tcPr>
            <w:tcW w:w="1980" w:type="dxa"/>
            <w:hideMark/>
          </w:tcPr>
          <w:p w14:paraId="1CB0A309" w14:textId="77777777" w:rsidR="00FD6CFC" w:rsidRPr="00025ADF" w:rsidRDefault="00FD6CFC" w:rsidP="00FD6CFC">
            <w:pPr>
              <w:spacing w:line="278" w:lineRule="auto"/>
            </w:pPr>
            <w:r>
              <w:t>Laag</w:t>
            </w:r>
          </w:p>
        </w:tc>
        <w:tc>
          <w:tcPr>
            <w:tcW w:w="7087" w:type="dxa"/>
            <w:hideMark/>
          </w:tcPr>
          <w:p w14:paraId="3F6B6191" w14:textId="00DA57C2" w:rsidR="00FD6CFC" w:rsidRPr="00025ADF" w:rsidRDefault="00FD6CFC" w:rsidP="00FD6CFC">
            <w:pPr>
              <w:spacing w:line="278" w:lineRule="auto"/>
            </w:pPr>
            <w:r w:rsidRPr="00BB6793">
              <w:rPr>
                <w:b/>
                <w:bCs/>
              </w:rPr>
              <w:t>2</w:t>
            </w:r>
            <w:r w:rsidRPr="00BB6793">
              <w:t>: Lokale media nemen het op, beperkte aandacht.</w:t>
            </w:r>
          </w:p>
        </w:tc>
      </w:tr>
      <w:tr w:rsidR="00FD6CFC" w:rsidRPr="00025ADF" w14:paraId="1C974B7F" w14:textId="77777777">
        <w:trPr>
          <w:cnfStyle w:val="000000100000" w:firstRow="0" w:lastRow="0" w:firstColumn="0" w:lastColumn="0" w:oddVBand="0" w:evenVBand="0" w:oddHBand="1" w:evenHBand="0" w:firstRowFirstColumn="0" w:firstRowLastColumn="0" w:lastRowFirstColumn="0" w:lastRowLastColumn="0"/>
          <w:trHeight w:val="661"/>
        </w:trPr>
        <w:tc>
          <w:tcPr>
            <w:tcW w:w="1980" w:type="dxa"/>
            <w:hideMark/>
          </w:tcPr>
          <w:p w14:paraId="0A0A6154" w14:textId="77777777" w:rsidR="00FD6CFC" w:rsidRPr="00025ADF" w:rsidRDefault="00FD6CFC" w:rsidP="00FD6CFC">
            <w:pPr>
              <w:spacing w:line="278" w:lineRule="auto"/>
            </w:pPr>
            <w:r>
              <w:t>Gemiddeld</w:t>
            </w:r>
          </w:p>
        </w:tc>
        <w:tc>
          <w:tcPr>
            <w:tcW w:w="7087" w:type="dxa"/>
            <w:hideMark/>
          </w:tcPr>
          <w:p w14:paraId="4B447708" w14:textId="72FD658B" w:rsidR="00FD6CFC" w:rsidRPr="00025ADF" w:rsidRDefault="00FD6CFC" w:rsidP="00FD6CFC">
            <w:r w:rsidRPr="00BB6793">
              <w:rPr>
                <w:b/>
                <w:bCs/>
              </w:rPr>
              <w:t>3</w:t>
            </w:r>
            <w:r w:rsidRPr="00BB6793">
              <w:t>: Regionale reputatieschade, inwoners hebben tijdelijk minder vertrouwen.</w:t>
            </w:r>
          </w:p>
        </w:tc>
      </w:tr>
      <w:tr w:rsidR="00FD6CFC" w:rsidRPr="00025ADF" w14:paraId="5083848B" w14:textId="77777777">
        <w:trPr>
          <w:trHeight w:val="661"/>
        </w:trPr>
        <w:tc>
          <w:tcPr>
            <w:tcW w:w="1980" w:type="dxa"/>
            <w:hideMark/>
          </w:tcPr>
          <w:p w14:paraId="7337F597" w14:textId="77777777" w:rsidR="00FD6CFC" w:rsidRPr="00025ADF" w:rsidRDefault="00FD6CFC" w:rsidP="00FD6CFC">
            <w:pPr>
              <w:spacing w:line="278" w:lineRule="auto"/>
            </w:pPr>
            <w:r>
              <w:t>Hoog</w:t>
            </w:r>
          </w:p>
        </w:tc>
        <w:tc>
          <w:tcPr>
            <w:tcW w:w="7087" w:type="dxa"/>
            <w:hideMark/>
          </w:tcPr>
          <w:p w14:paraId="44D5935F" w14:textId="3346B796" w:rsidR="00FD6CFC" w:rsidRPr="00025ADF" w:rsidRDefault="00FD6CFC" w:rsidP="00FD6CFC">
            <w:pPr>
              <w:spacing w:line="278" w:lineRule="auto"/>
            </w:pPr>
            <w:r w:rsidRPr="00BB6793">
              <w:rPr>
                <w:b/>
                <w:bCs/>
              </w:rPr>
              <w:t>4</w:t>
            </w:r>
            <w:r w:rsidRPr="00BB6793">
              <w:t>: Landelijke media-aandacht, langdurig verlies van vertrouwen in het gemeentebestuur.</w:t>
            </w:r>
          </w:p>
        </w:tc>
      </w:tr>
      <w:tr w:rsidR="00FD6CFC" w:rsidRPr="00025ADF" w14:paraId="687911D2" w14:textId="77777777">
        <w:trPr>
          <w:cnfStyle w:val="000000100000" w:firstRow="0" w:lastRow="0" w:firstColumn="0" w:lastColumn="0" w:oddVBand="0" w:evenVBand="0" w:oddHBand="1" w:evenHBand="0" w:firstRowFirstColumn="0" w:firstRowLastColumn="0" w:lastRowFirstColumn="0" w:lastRowLastColumn="0"/>
          <w:trHeight w:val="661"/>
        </w:trPr>
        <w:tc>
          <w:tcPr>
            <w:tcW w:w="1980" w:type="dxa"/>
            <w:hideMark/>
          </w:tcPr>
          <w:p w14:paraId="6080AAF3" w14:textId="77777777" w:rsidR="00FD6CFC" w:rsidRPr="00025ADF" w:rsidRDefault="00FD6CFC" w:rsidP="00FD6CFC">
            <w:pPr>
              <w:spacing w:line="278" w:lineRule="auto"/>
            </w:pPr>
            <w:r>
              <w:t>Kritisch</w:t>
            </w:r>
          </w:p>
        </w:tc>
        <w:tc>
          <w:tcPr>
            <w:tcW w:w="7087" w:type="dxa"/>
            <w:hideMark/>
          </w:tcPr>
          <w:p w14:paraId="432B200B" w14:textId="342A9705" w:rsidR="00FD6CFC" w:rsidRPr="00025ADF" w:rsidRDefault="00FD6CFC" w:rsidP="00FD6CFC">
            <w:pPr>
              <w:spacing w:line="278" w:lineRule="auto"/>
            </w:pPr>
            <w:r w:rsidRPr="00BB6793">
              <w:rPr>
                <w:b/>
                <w:bCs/>
              </w:rPr>
              <w:t>5</w:t>
            </w:r>
            <w:r w:rsidRPr="00BB6793">
              <w:t>: Internationale aandacht, grote impact op het bestuur en beleid.</w:t>
            </w:r>
          </w:p>
        </w:tc>
      </w:tr>
    </w:tbl>
    <w:p w14:paraId="250DB442" w14:textId="77777777" w:rsidR="00CB5703" w:rsidRDefault="00CB5703" w:rsidP="00154A64"/>
    <w:p w14:paraId="3457C388" w14:textId="47CE693B" w:rsidR="000A3463" w:rsidRPr="000A3463" w:rsidRDefault="000A3463" w:rsidP="00154A64">
      <w:pPr>
        <w:rPr>
          <w:b/>
          <w:bCs/>
        </w:rPr>
      </w:pPr>
      <w:r w:rsidRPr="0081065F">
        <w:rPr>
          <w:b/>
          <w:bCs/>
        </w:rPr>
        <w:t>Juridische en Bestuurlijke Impact</w:t>
      </w:r>
    </w:p>
    <w:tbl>
      <w:tblPr>
        <w:tblStyle w:val="GridTable5Dark-Accent2"/>
        <w:tblW w:w="9067" w:type="dxa"/>
        <w:tblLook w:val="0420" w:firstRow="1" w:lastRow="0" w:firstColumn="0" w:lastColumn="0" w:noHBand="0" w:noVBand="1"/>
      </w:tblPr>
      <w:tblGrid>
        <w:gridCol w:w="1980"/>
        <w:gridCol w:w="7087"/>
      </w:tblGrid>
      <w:tr w:rsidR="00CB5703" w:rsidRPr="00025ADF" w14:paraId="1FA0B69F" w14:textId="77777777">
        <w:trPr>
          <w:cnfStyle w:val="100000000000" w:firstRow="1" w:lastRow="0" w:firstColumn="0" w:lastColumn="0" w:oddVBand="0" w:evenVBand="0" w:oddHBand="0" w:evenHBand="0" w:firstRowFirstColumn="0" w:firstRowLastColumn="0" w:lastRowFirstColumn="0" w:lastRowLastColumn="0"/>
          <w:trHeight w:val="661"/>
        </w:trPr>
        <w:tc>
          <w:tcPr>
            <w:tcW w:w="1980" w:type="dxa"/>
            <w:hideMark/>
          </w:tcPr>
          <w:p w14:paraId="5E0D74DC" w14:textId="77777777" w:rsidR="00CB5703" w:rsidRPr="00025ADF" w:rsidRDefault="00CB5703">
            <w:pPr>
              <w:spacing w:line="278" w:lineRule="auto"/>
            </w:pPr>
            <w:r>
              <w:t>Impact</w:t>
            </w:r>
          </w:p>
        </w:tc>
        <w:tc>
          <w:tcPr>
            <w:tcW w:w="7087" w:type="dxa"/>
            <w:hideMark/>
          </w:tcPr>
          <w:p w14:paraId="45491468" w14:textId="77777777" w:rsidR="00CB5703" w:rsidRPr="00025ADF" w:rsidRDefault="00CB5703">
            <w:pPr>
              <w:spacing w:line="278" w:lineRule="auto"/>
            </w:pPr>
            <w:r w:rsidRPr="00025ADF">
              <w:t>Omschrijving</w:t>
            </w:r>
          </w:p>
        </w:tc>
      </w:tr>
      <w:tr w:rsidR="00476DAB" w:rsidRPr="00025ADF" w14:paraId="049E7DE5" w14:textId="77777777">
        <w:trPr>
          <w:cnfStyle w:val="000000100000" w:firstRow="0" w:lastRow="0" w:firstColumn="0" w:lastColumn="0" w:oddVBand="0" w:evenVBand="0" w:oddHBand="1" w:evenHBand="0" w:firstRowFirstColumn="0" w:firstRowLastColumn="0" w:lastRowFirstColumn="0" w:lastRowLastColumn="0"/>
          <w:trHeight w:val="661"/>
        </w:trPr>
        <w:tc>
          <w:tcPr>
            <w:tcW w:w="1980" w:type="dxa"/>
            <w:hideMark/>
          </w:tcPr>
          <w:p w14:paraId="738AA742" w14:textId="77777777" w:rsidR="00476DAB" w:rsidRPr="00025ADF" w:rsidRDefault="00476DAB" w:rsidP="00476DAB">
            <w:pPr>
              <w:spacing w:line="278" w:lineRule="auto"/>
            </w:pPr>
            <w:r>
              <w:t>Zeer laag</w:t>
            </w:r>
          </w:p>
        </w:tc>
        <w:tc>
          <w:tcPr>
            <w:tcW w:w="7087" w:type="dxa"/>
            <w:hideMark/>
          </w:tcPr>
          <w:p w14:paraId="68B7B91F" w14:textId="77777777" w:rsidR="00476DAB" w:rsidRDefault="00476DAB" w:rsidP="00476DAB">
            <w:pPr>
              <w:spacing w:line="278" w:lineRule="auto"/>
            </w:pPr>
            <w:r w:rsidRPr="00F541AE">
              <w:rPr>
                <w:b/>
                <w:bCs/>
              </w:rPr>
              <w:t>1</w:t>
            </w:r>
            <w:r w:rsidRPr="00F541AE">
              <w:t>: Kleine administratieve afwijking, eenvoudig te corrigeren.</w:t>
            </w:r>
          </w:p>
          <w:p w14:paraId="293F8358" w14:textId="6693681A" w:rsidR="00476DAB" w:rsidRPr="00025ADF" w:rsidRDefault="00476DAB" w:rsidP="00476DAB">
            <w:pPr>
              <w:spacing w:line="278" w:lineRule="auto"/>
            </w:pPr>
          </w:p>
        </w:tc>
      </w:tr>
      <w:tr w:rsidR="00476DAB" w:rsidRPr="00025ADF" w14:paraId="189B1928" w14:textId="77777777">
        <w:trPr>
          <w:trHeight w:val="661"/>
        </w:trPr>
        <w:tc>
          <w:tcPr>
            <w:tcW w:w="1980" w:type="dxa"/>
            <w:hideMark/>
          </w:tcPr>
          <w:p w14:paraId="4F507323" w14:textId="77777777" w:rsidR="00476DAB" w:rsidRPr="00025ADF" w:rsidRDefault="00476DAB" w:rsidP="00476DAB">
            <w:pPr>
              <w:spacing w:line="278" w:lineRule="auto"/>
            </w:pPr>
            <w:r>
              <w:t>Laag</w:t>
            </w:r>
          </w:p>
        </w:tc>
        <w:tc>
          <w:tcPr>
            <w:tcW w:w="7087" w:type="dxa"/>
            <w:hideMark/>
          </w:tcPr>
          <w:p w14:paraId="5C5DE15A" w14:textId="6697F8D0" w:rsidR="00476DAB" w:rsidRPr="00025ADF" w:rsidRDefault="00476DAB" w:rsidP="00476DAB">
            <w:pPr>
              <w:spacing w:line="278" w:lineRule="auto"/>
            </w:pPr>
            <w:r w:rsidRPr="00F541AE">
              <w:rPr>
                <w:b/>
                <w:bCs/>
              </w:rPr>
              <w:t>2</w:t>
            </w:r>
            <w:r w:rsidRPr="00F541AE">
              <w:t>: Lichte niet-naleving van regels, mogelijk extra controles nodig.</w:t>
            </w:r>
          </w:p>
        </w:tc>
      </w:tr>
      <w:tr w:rsidR="00476DAB" w:rsidRPr="00025ADF" w14:paraId="75BE247B" w14:textId="77777777">
        <w:trPr>
          <w:cnfStyle w:val="000000100000" w:firstRow="0" w:lastRow="0" w:firstColumn="0" w:lastColumn="0" w:oddVBand="0" w:evenVBand="0" w:oddHBand="1" w:evenHBand="0" w:firstRowFirstColumn="0" w:firstRowLastColumn="0" w:lastRowFirstColumn="0" w:lastRowLastColumn="0"/>
          <w:trHeight w:val="661"/>
        </w:trPr>
        <w:tc>
          <w:tcPr>
            <w:tcW w:w="1980" w:type="dxa"/>
            <w:hideMark/>
          </w:tcPr>
          <w:p w14:paraId="1120D6BF" w14:textId="77777777" w:rsidR="00476DAB" w:rsidRPr="00025ADF" w:rsidRDefault="00476DAB" w:rsidP="00476DAB">
            <w:pPr>
              <w:spacing w:line="278" w:lineRule="auto"/>
            </w:pPr>
            <w:r>
              <w:t>Gemiddeld</w:t>
            </w:r>
          </w:p>
        </w:tc>
        <w:tc>
          <w:tcPr>
            <w:tcW w:w="7087" w:type="dxa"/>
            <w:hideMark/>
          </w:tcPr>
          <w:p w14:paraId="33DB0E3E" w14:textId="4D07CA25" w:rsidR="00476DAB" w:rsidRPr="00025ADF" w:rsidRDefault="00476DAB" w:rsidP="00476DAB">
            <w:r w:rsidRPr="00F541AE">
              <w:rPr>
                <w:b/>
                <w:bCs/>
              </w:rPr>
              <w:t>3</w:t>
            </w:r>
            <w:r w:rsidRPr="00F541AE">
              <w:t>: Formele waarschuwingen of juridische geschillen met beperkte gevolgen.</w:t>
            </w:r>
          </w:p>
        </w:tc>
      </w:tr>
      <w:tr w:rsidR="00476DAB" w:rsidRPr="00025ADF" w14:paraId="741E4BF2" w14:textId="77777777">
        <w:trPr>
          <w:trHeight w:val="661"/>
        </w:trPr>
        <w:tc>
          <w:tcPr>
            <w:tcW w:w="1980" w:type="dxa"/>
            <w:hideMark/>
          </w:tcPr>
          <w:p w14:paraId="1A8A7939" w14:textId="77777777" w:rsidR="00476DAB" w:rsidRPr="00025ADF" w:rsidRDefault="00476DAB" w:rsidP="00476DAB">
            <w:pPr>
              <w:spacing w:line="278" w:lineRule="auto"/>
            </w:pPr>
            <w:r>
              <w:t>Hoog</w:t>
            </w:r>
          </w:p>
        </w:tc>
        <w:tc>
          <w:tcPr>
            <w:tcW w:w="7087" w:type="dxa"/>
            <w:hideMark/>
          </w:tcPr>
          <w:p w14:paraId="4D5940F8" w14:textId="1FA48891" w:rsidR="00476DAB" w:rsidRPr="00025ADF" w:rsidRDefault="00476DAB" w:rsidP="00476DAB">
            <w:pPr>
              <w:spacing w:line="278" w:lineRule="auto"/>
            </w:pPr>
            <w:r w:rsidRPr="00F541AE">
              <w:rPr>
                <w:b/>
                <w:bCs/>
              </w:rPr>
              <w:t>4</w:t>
            </w:r>
            <w:r w:rsidRPr="00F541AE">
              <w:t>: Ernstige juridische consequenties of bestuurlijke sancties.</w:t>
            </w:r>
          </w:p>
        </w:tc>
      </w:tr>
      <w:tr w:rsidR="00476DAB" w:rsidRPr="00025ADF" w14:paraId="52BCACD5" w14:textId="77777777">
        <w:trPr>
          <w:cnfStyle w:val="000000100000" w:firstRow="0" w:lastRow="0" w:firstColumn="0" w:lastColumn="0" w:oddVBand="0" w:evenVBand="0" w:oddHBand="1" w:evenHBand="0" w:firstRowFirstColumn="0" w:firstRowLastColumn="0" w:lastRowFirstColumn="0" w:lastRowLastColumn="0"/>
          <w:trHeight w:val="661"/>
        </w:trPr>
        <w:tc>
          <w:tcPr>
            <w:tcW w:w="1980" w:type="dxa"/>
            <w:hideMark/>
          </w:tcPr>
          <w:p w14:paraId="49548BA8" w14:textId="77777777" w:rsidR="00476DAB" w:rsidRPr="00025ADF" w:rsidRDefault="00476DAB" w:rsidP="00476DAB">
            <w:pPr>
              <w:spacing w:line="278" w:lineRule="auto"/>
            </w:pPr>
            <w:r>
              <w:t>Kritisch</w:t>
            </w:r>
          </w:p>
        </w:tc>
        <w:tc>
          <w:tcPr>
            <w:tcW w:w="7087" w:type="dxa"/>
            <w:hideMark/>
          </w:tcPr>
          <w:p w14:paraId="4B7E98E7" w14:textId="6064AF74" w:rsidR="00476DAB" w:rsidRPr="00025ADF" w:rsidRDefault="00476DAB" w:rsidP="00476DAB">
            <w:pPr>
              <w:spacing w:line="278" w:lineRule="auto"/>
            </w:pPr>
            <w:r w:rsidRPr="00F541AE">
              <w:rPr>
                <w:b/>
                <w:bCs/>
              </w:rPr>
              <w:t>5</w:t>
            </w:r>
            <w:r w:rsidRPr="00F541AE">
              <w:t>: Strafrechtelijke vervolging of ingrijpen van hogere overheden.</w:t>
            </w:r>
          </w:p>
        </w:tc>
      </w:tr>
    </w:tbl>
    <w:p w14:paraId="2AAA3058" w14:textId="77777777" w:rsidR="00CB5703" w:rsidRDefault="00CB5703" w:rsidP="00154A64"/>
    <w:p w14:paraId="2C219A52" w14:textId="6B43AB2F" w:rsidR="00F62A8E" w:rsidRPr="0074694D" w:rsidRDefault="00F62A8E" w:rsidP="00154A64">
      <w:pPr>
        <w:rPr>
          <w:b/>
          <w:bCs/>
          <w:u w:val="single"/>
        </w:rPr>
      </w:pPr>
      <w:r w:rsidRPr="0074694D">
        <w:rPr>
          <w:b/>
          <w:bCs/>
          <w:u w:val="single"/>
        </w:rPr>
        <w:t>Operationele impact</w:t>
      </w:r>
    </w:p>
    <w:tbl>
      <w:tblPr>
        <w:tblStyle w:val="GridTable5Dark-Accent2"/>
        <w:tblW w:w="9067" w:type="dxa"/>
        <w:tblLook w:val="0420" w:firstRow="1" w:lastRow="0" w:firstColumn="0" w:lastColumn="0" w:noHBand="0" w:noVBand="1"/>
      </w:tblPr>
      <w:tblGrid>
        <w:gridCol w:w="1980"/>
        <w:gridCol w:w="7087"/>
      </w:tblGrid>
      <w:tr w:rsidR="00CB5703" w:rsidRPr="00025ADF" w14:paraId="3764F241" w14:textId="77777777">
        <w:trPr>
          <w:cnfStyle w:val="100000000000" w:firstRow="1" w:lastRow="0" w:firstColumn="0" w:lastColumn="0" w:oddVBand="0" w:evenVBand="0" w:oddHBand="0" w:evenHBand="0" w:firstRowFirstColumn="0" w:firstRowLastColumn="0" w:lastRowFirstColumn="0" w:lastRowLastColumn="0"/>
          <w:trHeight w:val="661"/>
        </w:trPr>
        <w:tc>
          <w:tcPr>
            <w:tcW w:w="1980" w:type="dxa"/>
            <w:hideMark/>
          </w:tcPr>
          <w:p w14:paraId="5172027B" w14:textId="77777777" w:rsidR="00CB5703" w:rsidRPr="00025ADF" w:rsidRDefault="00CB5703">
            <w:pPr>
              <w:spacing w:line="278" w:lineRule="auto"/>
            </w:pPr>
            <w:r>
              <w:t>Impact</w:t>
            </w:r>
          </w:p>
        </w:tc>
        <w:tc>
          <w:tcPr>
            <w:tcW w:w="7087" w:type="dxa"/>
            <w:hideMark/>
          </w:tcPr>
          <w:p w14:paraId="1DD60AB1" w14:textId="77777777" w:rsidR="00CB5703" w:rsidRPr="00025ADF" w:rsidRDefault="00CB5703">
            <w:pPr>
              <w:spacing w:line="278" w:lineRule="auto"/>
            </w:pPr>
            <w:r w:rsidRPr="00025ADF">
              <w:t>Omschrijving</w:t>
            </w:r>
          </w:p>
        </w:tc>
      </w:tr>
      <w:tr w:rsidR="0074694D" w:rsidRPr="00025ADF" w14:paraId="0D4BFB52" w14:textId="77777777">
        <w:trPr>
          <w:cnfStyle w:val="000000100000" w:firstRow="0" w:lastRow="0" w:firstColumn="0" w:lastColumn="0" w:oddVBand="0" w:evenVBand="0" w:oddHBand="1" w:evenHBand="0" w:firstRowFirstColumn="0" w:firstRowLastColumn="0" w:lastRowFirstColumn="0" w:lastRowLastColumn="0"/>
          <w:trHeight w:val="661"/>
        </w:trPr>
        <w:tc>
          <w:tcPr>
            <w:tcW w:w="1980" w:type="dxa"/>
            <w:hideMark/>
          </w:tcPr>
          <w:p w14:paraId="36AE8C2B" w14:textId="77777777" w:rsidR="0074694D" w:rsidRPr="00025ADF" w:rsidRDefault="0074694D" w:rsidP="0074694D">
            <w:pPr>
              <w:spacing w:line="278" w:lineRule="auto"/>
            </w:pPr>
            <w:r>
              <w:t>Zeer laag</w:t>
            </w:r>
          </w:p>
        </w:tc>
        <w:tc>
          <w:tcPr>
            <w:tcW w:w="7087" w:type="dxa"/>
            <w:hideMark/>
          </w:tcPr>
          <w:p w14:paraId="61441E51" w14:textId="36A2FC78" w:rsidR="0074694D" w:rsidRPr="00025ADF" w:rsidRDefault="0074694D" w:rsidP="0074694D">
            <w:pPr>
              <w:spacing w:line="278" w:lineRule="auto"/>
            </w:pPr>
            <w:r w:rsidRPr="00B844E5">
              <w:rPr>
                <w:b/>
                <w:bCs/>
              </w:rPr>
              <w:t>1</w:t>
            </w:r>
            <w:r w:rsidRPr="00B844E5">
              <w:t>: Geen merkbare impact op gemeentelijke dienstverlening.</w:t>
            </w:r>
          </w:p>
        </w:tc>
      </w:tr>
      <w:tr w:rsidR="0074694D" w:rsidRPr="00025ADF" w14:paraId="05F25D05" w14:textId="77777777">
        <w:trPr>
          <w:trHeight w:val="661"/>
        </w:trPr>
        <w:tc>
          <w:tcPr>
            <w:tcW w:w="1980" w:type="dxa"/>
            <w:hideMark/>
          </w:tcPr>
          <w:p w14:paraId="36F52FDD" w14:textId="77777777" w:rsidR="0074694D" w:rsidRPr="00025ADF" w:rsidRDefault="0074694D" w:rsidP="0074694D">
            <w:pPr>
              <w:spacing w:line="278" w:lineRule="auto"/>
            </w:pPr>
            <w:r>
              <w:t>Laag</w:t>
            </w:r>
          </w:p>
        </w:tc>
        <w:tc>
          <w:tcPr>
            <w:tcW w:w="7087" w:type="dxa"/>
            <w:hideMark/>
          </w:tcPr>
          <w:p w14:paraId="7739F82A" w14:textId="46127B15" w:rsidR="0074694D" w:rsidRPr="00025ADF" w:rsidRDefault="0074694D" w:rsidP="0074694D">
            <w:pPr>
              <w:spacing w:line="278" w:lineRule="auto"/>
            </w:pPr>
            <w:r w:rsidRPr="00B844E5">
              <w:rPr>
                <w:b/>
                <w:bCs/>
              </w:rPr>
              <w:t>2</w:t>
            </w:r>
            <w:r w:rsidRPr="00B844E5">
              <w:t>: Kleine verstoringen, beperkte hinder voor inwoners.</w:t>
            </w:r>
          </w:p>
        </w:tc>
      </w:tr>
      <w:tr w:rsidR="0074694D" w:rsidRPr="00025ADF" w14:paraId="2682D55C" w14:textId="77777777">
        <w:trPr>
          <w:cnfStyle w:val="000000100000" w:firstRow="0" w:lastRow="0" w:firstColumn="0" w:lastColumn="0" w:oddVBand="0" w:evenVBand="0" w:oddHBand="1" w:evenHBand="0" w:firstRowFirstColumn="0" w:firstRowLastColumn="0" w:lastRowFirstColumn="0" w:lastRowLastColumn="0"/>
          <w:trHeight w:val="661"/>
        </w:trPr>
        <w:tc>
          <w:tcPr>
            <w:tcW w:w="1980" w:type="dxa"/>
            <w:hideMark/>
          </w:tcPr>
          <w:p w14:paraId="3DE742BD" w14:textId="77777777" w:rsidR="0074694D" w:rsidRPr="00025ADF" w:rsidRDefault="0074694D" w:rsidP="0074694D">
            <w:pPr>
              <w:spacing w:line="278" w:lineRule="auto"/>
            </w:pPr>
            <w:r>
              <w:t>Gemiddeld</w:t>
            </w:r>
          </w:p>
        </w:tc>
        <w:tc>
          <w:tcPr>
            <w:tcW w:w="7087" w:type="dxa"/>
            <w:hideMark/>
          </w:tcPr>
          <w:p w14:paraId="6BF80FCB" w14:textId="40366AF4" w:rsidR="0074694D" w:rsidRPr="00025ADF" w:rsidRDefault="0074694D" w:rsidP="0074694D">
            <w:r w:rsidRPr="00B844E5">
              <w:rPr>
                <w:b/>
                <w:bCs/>
              </w:rPr>
              <w:t>3</w:t>
            </w:r>
            <w:r w:rsidRPr="00B844E5">
              <w:t>: Tijdelijke stillegging van bepaalde gemeentelijke diensten.</w:t>
            </w:r>
          </w:p>
        </w:tc>
      </w:tr>
      <w:tr w:rsidR="0074694D" w:rsidRPr="00025ADF" w14:paraId="4350BE48" w14:textId="77777777">
        <w:trPr>
          <w:trHeight w:val="661"/>
        </w:trPr>
        <w:tc>
          <w:tcPr>
            <w:tcW w:w="1980" w:type="dxa"/>
            <w:hideMark/>
          </w:tcPr>
          <w:p w14:paraId="043FF295" w14:textId="77777777" w:rsidR="0074694D" w:rsidRPr="00025ADF" w:rsidRDefault="0074694D" w:rsidP="0074694D">
            <w:pPr>
              <w:spacing w:line="278" w:lineRule="auto"/>
            </w:pPr>
            <w:r>
              <w:t>Hoog</w:t>
            </w:r>
          </w:p>
        </w:tc>
        <w:tc>
          <w:tcPr>
            <w:tcW w:w="7087" w:type="dxa"/>
            <w:hideMark/>
          </w:tcPr>
          <w:p w14:paraId="2449EE89" w14:textId="7D994A0F" w:rsidR="0074694D" w:rsidRPr="00025ADF" w:rsidRDefault="0074694D" w:rsidP="0074694D">
            <w:pPr>
              <w:spacing w:line="278" w:lineRule="auto"/>
            </w:pPr>
            <w:r w:rsidRPr="00B844E5">
              <w:rPr>
                <w:b/>
                <w:bCs/>
              </w:rPr>
              <w:t>4</w:t>
            </w:r>
            <w:r w:rsidRPr="00B844E5">
              <w:t>: Grote verstoringen, essentiële diensten worden ernstig beïnvloed.</w:t>
            </w:r>
          </w:p>
        </w:tc>
      </w:tr>
      <w:tr w:rsidR="0074694D" w:rsidRPr="00025ADF" w14:paraId="7A056D1C" w14:textId="77777777">
        <w:trPr>
          <w:cnfStyle w:val="000000100000" w:firstRow="0" w:lastRow="0" w:firstColumn="0" w:lastColumn="0" w:oddVBand="0" w:evenVBand="0" w:oddHBand="1" w:evenHBand="0" w:firstRowFirstColumn="0" w:firstRowLastColumn="0" w:lastRowFirstColumn="0" w:lastRowLastColumn="0"/>
          <w:trHeight w:val="661"/>
        </w:trPr>
        <w:tc>
          <w:tcPr>
            <w:tcW w:w="1980" w:type="dxa"/>
            <w:hideMark/>
          </w:tcPr>
          <w:p w14:paraId="0BA0B90F" w14:textId="77777777" w:rsidR="0074694D" w:rsidRPr="00025ADF" w:rsidRDefault="0074694D" w:rsidP="0074694D">
            <w:pPr>
              <w:spacing w:line="278" w:lineRule="auto"/>
            </w:pPr>
            <w:r>
              <w:t>Kritisch</w:t>
            </w:r>
          </w:p>
        </w:tc>
        <w:tc>
          <w:tcPr>
            <w:tcW w:w="7087" w:type="dxa"/>
            <w:hideMark/>
          </w:tcPr>
          <w:p w14:paraId="2FE83351" w14:textId="342ED383" w:rsidR="0074694D" w:rsidRPr="00025ADF" w:rsidRDefault="0074694D" w:rsidP="0074694D">
            <w:pPr>
              <w:spacing w:line="278" w:lineRule="auto"/>
            </w:pPr>
            <w:r w:rsidRPr="00B844E5">
              <w:rPr>
                <w:b/>
                <w:bCs/>
              </w:rPr>
              <w:t>5</w:t>
            </w:r>
            <w:r w:rsidRPr="00B844E5">
              <w:t>: Kritische stillegging van vitale diensten zoals veiligheid, water of infrastructuur</w:t>
            </w:r>
          </w:p>
        </w:tc>
      </w:tr>
    </w:tbl>
    <w:p w14:paraId="38C0A476" w14:textId="77777777" w:rsidR="00CB5703" w:rsidRDefault="00CB5703" w:rsidP="00154A64"/>
    <w:p w14:paraId="46E08EEF" w14:textId="5AAC4EA0" w:rsidR="0074694D" w:rsidRPr="005B019E" w:rsidRDefault="00A05119" w:rsidP="00154A64">
      <w:pPr>
        <w:rPr>
          <w:b/>
          <w:bCs/>
          <w:u w:val="single"/>
        </w:rPr>
      </w:pPr>
      <w:r w:rsidRPr="005B019E">
        <w:rPr>
          <w:b/>
          <w:bCs/>
          <w:u w:val="single"/>
        </w:rPr>
        <w:t>Milieu-impact</w:t>
      </w:r>
    </w:p>
    <w:tbl>
      <w:tblPr>
        <w:tblStyle w:val="GridTable5Dark-Accent2"/>
        <w:tblW w:w="9067" w:type="dxa"/>
        <w:tblLook w:val="0420" w:firstRow="1" w:lastRow="0" w:firstColumn="0" w:lastColumn="0" w:noHBand="0" w:noVBand="1"/>
      </w:tblPr>
      <w:tblGrid>
        <w:gridCol w:w="1980"/>
        <w:gridCol w:w="7087"/>
      </w:tblGrid>
      <w:tr w:rsidR="00CB5703" w:rsidRPr="00025ADF" w14:paraId="2BAEE612" w14:textId="77777777">
        <w:trPr>
          <w:cnfStyle w:val="100000000000" w:firstRow="1" w:lastRow="0" w:firstColumn="0" w:lastColumn="0" w:oddVBand="0" w:evenVBand="0" w:oddHBand="0" w:evenHBand="0" w:firstRowFirstColumn="0" w:firstRowLastColumn="0" w:lastRowFirstColumn="0" w:lastRowLastColumn="0"/>
          <w:trHeight w:val="661"/>
        </w:trPr>
        <w:tc>
          <w:tcPr>
            <w:tcW w:w="1980" w:type="dxa"/>
            <w:hideMark/>
          </w:tcPr>
          <w:p w14:paraId="40900225" w14:textId="77777777" w:rsidR="00CB5703" w:rsidRPr="00025ADF" w:rsidRDefault="00CB5703">
            <w:pPr>
              <w:spacing w:line="278" w:lineRule="auto"/>
            </w:pPr>
            <w:r>
              <w:t>Impact</w:t>
            </w:r>
          </w:p>
        </w:tc>
        <w:tc>
          <w:tcPr>
            <w:tcW w:w="7087" w:type="dxa"/>
            <w:hideMark/>
          </w:tcPr>
          <w:p w14:paraId="6FAF1B15" w14:textId="77777777" w:rsidR="00CB5703" w:rsidRPr="00025ADF" w:rsidRDefault="00CB5703">
            <w:pPr>
              <w:spacing w:line="278" w:lineRule="auto"/>
            </w:pPr>
            <w:r w:rsidRPr="00025ADF">
              <w:t>Omschrijving</w:t>
            </w:r>
          </w:p>
        </w:tc>
      </w:tr>
      <w:tr w:rsidR="00AF5481" w:rsidRPr="00025ADF" w14:paraId="7A4087BE" w14:textId="77777777">
        <w:trPr>
          <w:cnfStyle w:val="000000100000" w:firstRow="0" w:lastRow="0" w:firstColumn="0" w:lastColumn="0" w:oddVBand="0" w:evenVBand="0" w:oddHBand="1" w:evenHBand="0" w:firstRowFirstColumn="0" w:firstRowLastColumn="0" w:lastRowFirstColumn="0" w:lastRowLastColumn="0"/>
          <w:trHeight w:val="661"/>
        </w:trPr>
        <w:tc>
          <w:tcPr>
            <w:tcW w:w="1980" w:type="dxa"/>
            <w:hideMark/>
          </w:tcPr>
          <w:p w14:paraId="6FBD1AAD" w14:textId="77777777" w:rsidR="00AF5481" w:rsidRPr="00025ADF" w:rsidRDefault="00AF5481" w:rsidP="00AF5481">
            <w:pPr>
              <w:spacing w:line="278" w:lineRule="auto"/>
            </w:pPr>
            <w:r>
              <w:t>Zeer laag</w:t>
            </w:r>
          </w:p>
        </w:tc>
        <w:tc>
          <w:tcPr>
            <w:tcW w:w="7087" w:type="dxa"/>
            <w:hideMark/>
          </w:tcPr>
          <w:p w14:paraId="44B54C65" w14:textId="23CFE002" w:rsidR="00AF5481" w:rsidRPr="00025ADF" w:rsidRDefault="00AF5481" w:rsidP="00AF5481">
            <w:pPr>
              <w:spacing w:line="278" w:lineRule="auto"/>
            </w:pPr>
            <w:r w:rsidRPr="00EB486C">
              <w:rPr>
                <w:b/>
                <w:bCs/>
              </w:rPr>
              <w:t>1</w:t>
            </w:r>
            <w:r w:rsidRPr="00EB486C">
              <w:t>: Geen tot minimale schade, natuurlijke regeneratie mogelijk.</w:t>
            </w:r>
          </w:p>
        </w:tc>
      </w:tr>
      <w:tr w:rsidR="00AF5481" w:rsidRPr="00025ADF" w14:paraId="65F20893" w14:textId="77777777">
        <w:trPr>
          <w:trHeight w:val="661"/>
        </w:trPr>
        <w:tc>
          <w:tcPr>
            <w:tcW w:w="1980" w:type="dxa"/>
            <w:hideMark/>
          </w:tcPr>
          <w:p w14:paraId="18A4880D" w14:textId="77777777" w:rsidR="00AF5481" w:rsidRPr="00025ADF" w:rsidRDefault="00AF5481" w:rsidP="00AF5481">
            <w:pPr>
              <w:spacing w:line="278" w:lineRule="auto"/>
            </w:pPr>
            <w:r>
              <w:t>Laag</w:t>
            </w:r>
          </w:p>
        </w:tc>
        <w:tc>
          <w:tcPr>
            <w:tcW w:w="7087" w:type="dxa"/>
            <w:hideMark/>
          </w:tcPr>
          <w:p w14:paraId="7B04104B" w14:textId="18B13F86" w:rsidR="00AF5481" w:rsidRPr="00025ADF" w:rsidRDefault="00AF5481" w:rsidP="00AF5481">
            <w:pPr>
              <w:spacing w:line="278" w:lineRule="auto"/>
            </w:pPr>
            <w:r w:rsidRPr="00EB486C">
              <w:rPr>
                <w:b/>
                <w:bCs/>
              </w:rPr>
              <w:t>2</w:t>
            </w:r>
            <w:r w:rsidRPr="00EB486C">
              <w:t>: Kleine en lokale milieuschade, herstelbaar met geringe inspanning.</w:t>
            </w:r>
          </w:p>
        </w:tc>
      </w:tr>
      <w:tr w:rsidR="00AF5481" w:rsidRPr="00025ADF" w14:paraId="6E5ECD72" w14:textId="77777777">
        <w:trPr>
          <w:cnfStyle w:val="000000100000" w:firstRow="0" w:lastRow="0" w:firstColumn="0" w:lastColumn="0" w:oddVBand="0" w:evenVBand="0" w:oddHBand="1" w:evenHBand="0" w:firstRowFirstColumn="0" w:firstRowLastColumn="0" w:lastRowFirstColumn="0" w:lastRowLastColumn="0"/>
          <w:trHeight w:val="661"/>
        </w:trPr>
        <w:tc>
          <w:tcPr>
            <w:tcW w:w="1980" w:type="dxa"/>
            <w:hideMark/>
          </w:tcPr>
          <w:p w14:paraId="113FEF02" w14:textId="77777777" w:rsidR="00AF5481" w:rsidRPr="00025ADF" w:rsidRDefault="00AF5481" w:rsidP="00AF5481">
            <w:pPr>
              <w:spacing w:line="278" w:lineRule="auto"/>
            </w:pPr>
            <w:r>
              <w:t>Gemiddeld</w:t>
            </w:r>
          </w:p>
        </w:tc>
        <w:tc>
          <w:tcPr>
            <w:tcW w:w="7087" w:type="dxa"/>
            <w:hideMark/>
          </w:tcPr>
          <w:p w14:paraId="5CC0E003" w14:textId="15025C11" w:rsidR="00AF5481" w:rsidRPr="00025ADF" w:rsidRDefault="00AF5481" w:rsidP="00AF5481">
            <w:r w:rsidRPr="00EB486C">
              <w:rPr>
                <w:b/>
                <w:bCs/>
              </w:rPr>
              <w:t>3</w:t>
            </w:r>
            <w:r w:rsidRPr="00EB486C">
              <w:t>: Middelgrote milieuschade, herstel vergt aanzienlijke middelen.</w:t>
            </w:r>
          </w:p>
        </w:tc>
      </w:tr>
      <w:tr w:rsidR="00AF5481" w:rsidRPr="00025ADF" w14:paraId="3CAA8440" w14:textId="77777777">
        <w:trPr>
          <w:trHeight w:val="661"/>
        </w:trPr>
        <w:tc>
          <w:tcPr>
            <w:tcW w:w="1980" w:type="dxa"/>
            <w:hideMark/>
          </w:tcPr>
          <w:p w14:paraId="45FC8001" w14:textId="77777777" w:rsidR="00AF5481" w:rsidRPr="00025ADF" w:rsidRDefault="00AF5481" w:rsidP="00AF5481">
            <w:pPr>
              <w:spacing w:line="278" w:lineRule="auto"/>
            </w:pPr>
            <w:r>
              <w:t>Hoog</w:t>
            </w:r>
          </w:p>
        </w:tc>
        <w:tc>
          <w:tcPr>
            <w:tcW w:w="7087" w:type="dxa"/>
            <w:hideMark/>
          </w:tcPr>
          <w:p w14:paraId="02C78E4B" w14:textId="14543165" w:rsidR="00AF5481" w:rsidRPr="00025ADF" w:rsidRDefault="00AF5481" w:rsidP="00AF5481">
            <w:pPr>
              <w:spacing w:line="278" w:lineRule="auto"/>
            </w:pPr>
            <w:r w:rsidRPr="00EB486C">
              <w:rPr>
                <w:b/>
                <w:bCs/>
              </w:rPr>
              <w:t>4</w:t>
            </w:r>
            <w:r w:rsidRPr="00EB486C">
              <w:t>: Ernstige en langdurige milieuschade met blijvende gevolgen.</w:t>
            </w:r>
          </w:p>
        </w:tc>
      </w:tr>
      <w:tr w:rsidR="00AF5481" w:rsidRPr="00025ADF" w14:paraId="0BD986E6" w14:textId="77777777">
        <w:trPr>
          <w:cnfStyle w:val="000000100000" w:firstRow="0" w:lastRow="0" w:firstColumn="0" w:lastColumn="0" w:oddVBand="0" w:evenVBand="0" w:oddHBand="1" w:evenHBand="0" w:firstRowFirstColumn="0" w:firstRowLastColumn="0" w:lastRowFirstColumn="0" w:lastRowLastColumn="0"/>
          <w:trHeight w:val="661"/>
        </w:trPr>
        <w:tc>
          <w:tcPr>
            <w:tcW w:w="1980" w:type="dxa"/>
            <w:hideMark/>
          </w:tcPr>
          <w:p w14:paraId="74A05D25" w14:textId="77777777" w:rsidR="00AF5481" w:rsidRPr="00025ADF" w:rsidRDefault="00AF5481" w:rsidP="00AF5481">
            <w:pPr>
              <w:spacing w:line="278" w:lineRule="auto"/>
            </w:pPr>
            <w:r>
              <w:t>Kritisch</w:t>
            </w:r>
          </w:p>
        </w:tc>
        <w:tc>
          <w:tcPr>
            <w:tcW w:w="7087" w:type="dxa"/>
            <w:hideMark/>
          </w:tcPr>
          <w:p w14:paraId="472259BD" w14:textId="43807730" w:rsidR="00AF5481" w:rsidRPr="00025ADF" w:rsidRDefault="00AF5481" w:rsidP="00AF5481">
            <w:pPr>
              <w:spacing w:line="278" w:lineRule="auto"/>
            </w:pPr>
            <w:r w:rsidRPr="00EB486C">
              <w:rPr>
                <w:b/>
                <w:bCs/>
              </w:rPr>
              <w:t>5</w:t>
            </w:r>
            <w:r w:rsidRPr="00EB486C">
              <w:t>: Onomkeerbare ecologische ramp met grote impact op de regio</w:t>
            </w:r>
          </w:p>
        </w:tc>
      </w:tr>
    </w:tbl>
    <w:p w14:paraId="1E8DCA20" w14:textId="77777777" w:rsidR="00CB5703" w:rsidRDefault="00CB5703" w:rsidP="00154A64"/>
    <w:p w14:paraId="69C1A56E" w14:textId="72F4BCF5" w:rsidR="00AF5481" w:rsidRPr="005B019E" w:rsidRDefault="00AF5481" w:rsidP="00154A64">
      <w:pPr>
        <w:rPr>
          <w:b/>
          <w:bCs/>
          <w:u w:val="single"/>
        </w:rPr>
      </w:pPr>
      <w:r w:rsidRPr="005B019E">
        <w:rPr>
          <w:b/>
          <w:bCs/>
          <w:u w:val="single"/>
        </w:rPr>
        <w:t>Sociale impact en Gezondheid</w:t>
      </w:r>
    </w:p>
    <w:tbl>
      <w:tblPr>
        <w:tblStyle w:val="GridTable5Dark-Accent2"/>
        <w:tblW w:w="9067" w:type="dxa"/>
        <w:tblLook w:val="0420" w:firstRow="1" w:lastRow="0" w:firstColumn="0" w:lastColumn="0" w:noHBand="0" w:noVBand="1"/>
      </w:tblPr>
      <w:tblGrid>
        <w:gridCol w:w="1980"/>
        <w:gridCol w:w="7087"/>
      </w:tblGrid>
      <w:tr w:rsidR="00AF5481" w:rsidRPr="00025ADF" w14:paraId="0DDF26A1" w14:textId="77777777">
        <w:trPr>
          <w:cnfStyle w:val="100000000000" w:firstRow="1" w:lastRow="0" w:firstColumn="0" w:lastColumn="0" w:oddVBand="0" w:evenVBand="0" w:oddHBand="0" w:evenHBand="0" w:firstRowFirstColumn="0" w:firstRowLastColumn="0" w:lastRowFirstColumn="0" w:lastRowLastColumn="0"/>
          <w:trHeight w:val="661"/>
        </w:trPr>
        <w:tc>
          <w:tcPr>
            <w:tcW w:w="1980" w:type="dxa"/>
            <w:hideMark/>
          </w:tcPr>
          <w:p w14:paraId="66305D54" w14:textId="77777777" w:rsidR="00AF5481" w:rsidRPr="00025ADF" w:rsidRDefault="00AF5481">
            <w:pPr>
              <w:spacing w:line="278" w:lineRule="auto"/>
            </w:pPr>
            <w:r>
              <w:t>Impact</w:t>
            </w:r>
          </w:p>
        </w:tc>
        <w:tc>
          <w:tcPr>
            <w:tcW w:w="7087" w:type="dxa"/>
            <w:hideMark/>
          </w:tcPr>
          <w:p w14:paraId="68793B27" w14:textId="77777777" w:rsidR="00AF5481" w:rsidRPr="00025ADF" w:rsidRDefault="00AF5481">
            <w:pPr>
              <w:spacing w:line="278" w:lineRule="auto"/>
            </w:pPr>
            <w:r w:rsidRPr="00025ADF">
              <w:t>Omschrijving</w:t>
            </w:r>
          </w:p>
        </w:tc>
      </w:tr>
      <w:tr w:rsidR="005B019E" w:rsidRPr="00025ADF" w14:paraId="3153EFD9" w14:textId="77777777">
        <w:trPr>
          <w:cnfStyle w:val="000000100000" w:firstRow="0" w:lastRow="0" w:firstColumn="0" w:lastColumn="0" w:oddVBand="0" w:evenVBand="0" w:oddHBand="1" w:evenHBand="0" w:firstRowFirstColumn="0" w:firstRowLastColumn="0" w:lastRowFirstColumn="0" w:lastRowLastColumn="0"/>
          <w:trHeight w:val="661"/>
        </w:trPr>
        <w:tc>
          <w:tcPr>
            <w:tcW w:w="1980" w:type="dxa"/>
            <w:hideMark/>
          </w:tcPr>
          <w:p w14:paraId="44D9B1B3" w14:textId="77777777" w:rsidR="005B019E" w:rsidRPr="00025ADF" w:rsidRDefault="005B019E" w:rsidP="005B019E">
            <w:pPr>
              <w:spacing w:line="278" w:lineRule="auto"/>
            </w:pPr>
            <w:r>
              <w:t>Zeer laag</w:t>
            </w:r>
          </w:p>
        </w:tc>
        <w:tc>
          <w:tcPr>
            <w:tcW w:w="7087" w:type="dxa"/>
            <w:hideMark/>
          </w:tcPr>
          <w:p w14:paraId="6E82F73E" w14:textId="318345FD" w:rsidR="005B019E" w:rsidRPr="00025ADF" w:rsidRDefault="005B019E" w:rsidP="005B019E">
            <w:pPr>
              <w:spacing w:line="278" w:lineRule="auto"/>
            </w:pPr>
            <w:r w:rsidRPr="00943323">
              <w:rPr>
                <w:b/>
                <w:bCs/>
              </w:rPr>
              <w:t>1</w:t>
            </w:r>
            <w:r w:rsidRPr="00943323">
              <w:t>: Geen tot minimale invloed op de gezondheid en veiligheid van inwoners.</w:t>
            </w:r>
          </w:p>
        </w:tc>
      </w:tr>
      <w:tr w:rsidR="005B019E" w:rsidRPr="00025ADF" w14:paraId="0CD39712" w14:textId="77777777">
        <w:trPr>
          <w:trHeight w:val="661"/>
        </w:trPr>
        <w:tc>
          <w:tcPr>
            <w:tcW w:w="1980" w:type="dxa"/>
            <w:hideMark/>
          </w:tcPr>
          <w:p w14:paraId="7C252814" w14:textId="77777777" w:rsidR="005B019E" w:rsidRPr="00025ADF" w:rsidRDefault="005B019E" w:rsidP="005B019E">
            <w:pPr>
              <w:spacing w:line="278" w:lineRule="auto"/>
            </w:pPr>
            <w:r>
              <w:t>Laag</w:t>
            </w:r>
          </w:p>
        </w:tc>
        <w:tc>
          <w:tcPr>
            <w:tcW w:w="7087" w:type="dxa"/>
            <w:hideMark/>
          </w:tcPr>
          <w:p w14:paraId="387F75B6" w14:textId="4AB3F9BE" w:rsidR="005B019E" w:rsidRPr="00025ADF" w:rsidRDefault="005B019E" w:rsidP="005B019E">
            <w:pPr>
              <w:spacing w:line="278" w:lineRule="auto"/>
            </w:pPr>
            <w:r w:rsidRPr="00943323">
              <w:rPr>
                <w:b/>
                <w:bCs/>
              </w:rPr>
              <w:t>2</w:t>
            </w:r>
            <w:r w:rsidRPr="00943323">
              <w:t>: Lichte hinder, zoals kleine overlast of gezondheidsrisico’s.</w:t>
            </w:r>
          </w:p>
        </w:tc>
      </w:tr>
      <w:tr w:rsidR="005B019E" w:rsidRPr="00025ADF" w14:paraId="5EA46D9E" w14:textId="77777777">
        <w:trPr>
          <w:cnfStyle w:val="000000100000" w:firstRow="0" w:lastRow="0" w:firstColumn="0" w:lastColumn="0" w:oddVBand="0" w:evenVBand="0" w:oddHBand="1" w:evenHBand="0" w:firstRowFirstColumn="0" w:firstRowLastColumn="0" w:lastRowFirstColumn="0" w:lastRowLastColumn="0"/>
          <w:trHeight w:val="661"/>
        </w:trPr>
        <w:tc>
          <w:tcPr>
            <w:tcW w:w="1980" w:type="dxa"/>
            <w:hideMark/>
          </w:tcPr>
          <w:p w14:paraId="2C5739C0" w14:textId="77777777" w:rsidR="005B019E" w:rsidRPr="00025ADF" w:rsidRDefault="005B019E" w:rsidP="005B019E">
            <w:pPr>
              <w:spacing w:line="278" w:lineRule="auto"/>
            </w:pPr>
            <w:r>
              <w:t>Gemiddeld</w:t>
            </w:r>
          </w:p>
        </w:tc>
        <w:tc>
          <w:tcPr>
            <w:tcW w:w="7087" w:type="dxa"/>
            <w:hideMark/>
          </w:tcPr>
          <w:p w14:paraId="294F34AC" w14:textId="662775FC" w:rsidR="005B019E" w:rsidRPr="00025ADF" w:rsidRDefault="005B019E" w:rsidP="005B019E">
            <w:r w:rsidRPr="00943323">
              <w:rPr>
                <w:b/>
                <w:bCs/>
              </w:rPr>
              <w:t>3</w:t>
            </w:r>
            <w:r w:rsidRPr="00943323">
              <w:t>: Matige impact, verhoogde druk op zorginstanties.</w:t>
            </w:r>
          </w:p>
        </w:tc>
      </w:tr>
      <w:tr w:rsidR="005B019E" w:rsidRPr="00025ADF" w14:paraId="43DABBC8" w14:textId="77777777">
        <w:trPr>
          <w:trHeight w:val="661"/>
        </w:trPr>
        <w:tc>
          <w:tcPr>
            <w:tcW w:w="1980" w:type="dxa"/>
            <w:hideMark/>
          </w:tcPr>
          <w:p w14:paraId="650E3D02" w14:textId="77777777" w:rsidR="005B019E" w:rsidRPr="00025ADF" w:rsidRDefault="005B019E" w:rsidP="005B019E">
            <w:pPr>
              <w:spacing w:line="278" w:lineRule="auto"/>
            </w:pPr>
            <w:r>
              <w:t>Hoog</w:t>
            </w:r>
          </w:p>
        </w:tc>
        <w:tc>
          <w:tcPr>
            <w:tcW w:w="7087" w:type="dxa"/>
            <w:hideMark/>
          </w:tcPr>
          <w:p w14:paraId="6E47642B" w14:textId="23B23069" w:rsidR="005B019E" w:rsidRPr="00025ADF" w:rsidRDefault="005B019E" w:rsidP="005B019E">
            <w:pPr>
              <w:spacing w:line="278" w:lineRule="auto"/>
            </w:pPr>
            <w:r w:rsidRPr="00943323">
              <w:rPr>
                <w:b/>
                <w:bCs/>
              </w:rPr>
              <w:t>4</w:t>
            </w:r>
            <w:r w:rsidRPr="00943323">
              <w:t>: Ernstige gevolgen, zoals gezondheidscrisissen of sociale onrust.</w:t>
            </w:r>
          </w:p>
        </w:tc>
      </w:tr>
      <w:tr w:rsidR="005B019E" w:rsidRPr="00025ADF" w14:paraId="393D5F71" w14:textId="77777777">
        <w:trPr>
          <w:cnfStyle w:val="000000100000" w:firstRow="0" w:lastRow="0" w:firstColumn="0" w:lastColumn="0" w:oddVBand="0" w:evenVBand="0" w:oddHBand="1" w:evenHBand="0" w:firstRowFirstColumn="0" w:firstRowLastColumn="0" w:lastRowFirstColumn="0" w:lastRowLastColumn="0"/>
          <w:trHeight w:val="661"/>
        </w:trPr>
        <w:tc>
          <w:tcPr>
            <w:tcW w:w="1980" w:type="dxa"/>
            <w:hideMark/>
          </w:tcPr>
          <w:p w14:paraId="3962D2BB" w14:textId="77777777" w:rsidR="005B019E" w:rsidRPr="00025ADF" w:rsidRDefault="005B019E" w:rsidP="005B019E">
            <w:pPr>
              <w:spacing w:line="278" w:lineRule="auto"/>
            </w:pPr>
            <w:r>
              <w:t>Kritisch</w:t>
            </w:r>
          </w:p>
        </w:tc>
        <w:tc>
          <w:tcPr>
            <w:tcW w:w="7087" w:type="dxa"/>
            <w:hideMark/>
          </w:tcPr>
          <w:p w14:paraId="1F3B1911" w14:textId="1560F95D" w:rsidR="005B019E" w:rsidRPr="00025ADF" w:rsidRDefault="005B019E" w:rsidP="005B019E">
            <w:pPr>
              <w:spacing w:line="278" w:lineRule="auto"/>
            </w:pPr>
            <w:r w:rsidRPr="00943323">
              <w:rPr>
                <w:b/>
                <w:bCs/>
              </w:rPr>
              <w:t>5</w:t>
            </w:r>
            <w:r w:rsidRPr="00943323">
              <w:t>: Levensbedreigende situaties of grootschalige crisis.</w:t>
            </w:r>
          </w:p>
        </w:tc>
      </w:tr>
    </w:tbl>
    <w:p w14:paraId="6E26EBC9" w14:textId="77777777" w:rsidR="00AF5481" w:rsidRDefault="00AF5481" w:rsidP="00154A64"/>
    <w:p w14:paraId="4F26DA05" w14:textId="77777777" w:rsidR="00CB5703" w:rsidRPr="003A1B09" w:rsidRDefault="00CB5703" w:rsidP="00154A64"/>
    <w:p w14:paraId="6EB15B22" w14:textId="024538FF" w:rsidR="00B54EB4" w:rsidRDefault="00E219AF" w:rsidP="00384FDA">
      <w:r>
        <w:t>Risico berekenen:</w:t>
      </w:r>
    </w:p>
    <w:tbl>
      <w:tblPr>
        <w:tblW w:w="9214" w:type="dxa"/>
        <w:tblCellSpacing w:w="15" w:type="dxa"/>
        <w:tblCellMar>
          <w:top w:w="15" w:type="dxa"/>
          <w:left w:w="15" w:type="dxa"/>
          <w:bottom w:w="15" w:type="dxa"/>
          <w:right w:w="15" w:type="dxa"/>
        </w:tblCellMar>
        <w:tblLook w:val="04A0" w:firstRow="1" w:lastRow="0" w:firstColumn="1" w:lastColumn="0" w:noHBand="0" w:noVBand="1"/>
      </w:tblPr>
      <w:tblGrid>
        <w:gridCol w:w="2552"/>
        <w:gridCol w:w="1276"/>
        <w:gridCol w:w="992"/>
        <w:gridCol w:w="1276"/>
        <w:gridCol w:w="1275"/>
        <w:gridCol w:w="1843"/>
      </w:tblGrid>
      <w:tr w:rsidR="005633B5" w:rsidRPr="005633B5" w14:paraId="31C19DF9" w14:textId="77777777" w:rsidTr="005633B5">
        <w:trPr>
          <w:tblHeader/>
          <w:tblCellSpacing w:w="15" w:type="dxa"/>
        </w:trPr>
        <w:tc>
          <w:tcPr>
            <w:tcW w:w="2507" w:type="dxa"/>
            <w:vAlign w:val="center"/>
            <w:hideMark/>
          </w:tcPr>
          <w:p w14:paraId="581B43A3" w14:textId="77777777" w:rsidR="005633B5" w:rsidRPr="005633B5" w:rsidRDefault="005633B5" w:rsidP="005633B5">
            <w:pPr>
              <w:rPr>
                <w:b/>
                <w:bCs/>
              </w:rPr>
            </w:pPr>
            <w:r w:rsidRPr="005633B5">
              <w:rPr>
                <w:b/>
                <w:bCs/>
              </w:rPr>
              <w:t>Impact ↓ \ Kans →</w:t>
            </w:r>
          </w:p>
        </w:tc>
        <w:tc>
          <w:tcPr>
            <w:tcW w:w="1246" w:type="dxa"/>
            <w:vAlign w:val="center"/>
            <w:hideMark/>
          </w:tcPr>
          <w:p w14:paraId="28FEAD44" w14:textId="77777777" w:rsidR="005633B5" w:rsidRPr="005633B5" w:rsidRDefault="005633B5" w:rsidP="005633B5">
            <w:pPr>
              <w:rPr>
                <w:b/>
                <w:bCs/>
              </w:rPr>
            </w:pPr>
            <w:r w:rsidRPr="005633B5">
              <w:rPr>
                <w:b/>
                <w:bCs/>
              </w:rPr>
              <w:t>1 Zeer laag</w:t>
            </w:r>
          </w:p>
        </w:tc>
        <w:tc>
          <w:tcPr>
            <w:tcW w:w="962" w:type="dxa"/>
            <w:vAlign w:val="center"/>
            <w:hideMark/>
          </w:tcPr>
          <w:p w14:paraId="4D49D681" w14:textId="77777777" w:rsidR="005633B5" w:rsidRPr="005633B5" w:rsidRDefault="005633B5" w:rsidP="005633B5">
            <w:pPr>
              <w:rPr>
                <w:b/>
                <w:bCs/>
              </w:rPr>
            </w:pPr>
            <w:r w:rsidRPr="005633B5">
              <w:rPr>
                <w:b/>
                <w:bCs/>
              </w:rPr>
              <w:t>2 Laag</w:t>
            </w:r>
          </w:p>
        </w:tc>
        <w:tc>
          <w:tcPr>
            <w:tcW w:w="1246" w:type="dxa"/>
            <w:vAlign w:val="center"/>
            <w:hideMark/>
          </w:tcPr>
          <w:p w14:paraId="24B6F3AC" w14:textId="77777777" w:rsidR="005633B5" w:rsidRPr="005633B5" w:rsidRDefault="005633B5" w:rsidP="005633B5">
            <w:pPr>
              <w:rPr>
                <w:b/>
                <w:bCs/>
              </w:rPr>
            </w:pPr>
            <w:r w:rsidRPr="005633B5">
              <w:rPr>
                <w:b/>
                <w:bCs/>
              </w:rPr>
              <w:t>3 Middel</w:t>
            </w:r>
          </w:p>
        </w:tc>
        <w:tc>
          <w:tcPr>
            <w:tcW w:w="1245" w:type="dxa"/>
            <w:vAlign w:val="center"/>
            <w:hideMark/>
          </w:tcPr>
          <w:p w14:paraId="19AEDB0A" w14:textId="77777777" w:rsidR="005633B5" w:rsidRPr="005633B5" w:rsidRDefault="005633B5" w:rsidP="005633B5">
            <w:pPr>
              <w:rPr>
                <w:b/>
                <w:bCs/>
              </w:rPr>
            </w:pPr>
            <w:r w:rsidRPr="005633B5">
              <w:rPr>
                <w:b/>
                <w:bCs/>
              </w:rPr>
              <w:t>4 Hoog</w:t>
            </w:r>
          </w:p>
        </w:tc>
        <w:tc>
          <w:tcPr>
            <w:tcW w:w="1798" w:type="dxa"/>
            <w:vAlign w:val="center"/>
            <w:hideMark/>
          </w:tcPr>
          <w:p w14:paraId="6415C208" w14:textId="77777777" w:rsidR="005633B5" w:rsidRPr="005633B5" w:rsidRDefault="005633B5" w:rsidP="005633B5">
            <w:pPr>
              <w:rPr>
                <w:b/>
                <w:bCs/>
              </w:rPr>
            </w:pPr>
            <w:r w:rsidRPr="005633B5">
              <w:rPr>
                <w:b/>
                <w:bCs/>
              </w:rPr>
              <w:t>5 Zeer hoog</w:t>
            </w:r>
          </w:p>
        </w:tc>
      </w:tr>
      <w:tr w:rsidR="005633B5" w:rsidRPr="005633B5" w14:paraId="0CF3E1E8" w14:textId="77777777" w:rsidTr="00E219AF">
        <w:trPr>
          <w:tblCellSpacing w:w="15" w:type="dxa"/>
        </w:trPr>
        <w:tc>
          <w:tcPr>
            <w:tcW w:w="2507" w:type="dxa"/>
            <w:vAlign w:val="center"/>
            <w:hideMark/>
          </w:tcPr>
          <w:p w14:paraId="6BD636F7" w14:textId="77777777" w:rsidR="005633B5" w:rsidRPr="005633B5" w:rsidRDefault="005633B5" w:rsidP="005633B5">
            <w:r w:rsidRPr="005633B5">
              <w:rPr>
                <w:b/>
                <w:bCs/>
              </w:rPr>
              <w:t>5 Kritiek</w:t>
            </w:r>
          </w:p>
        </w:tc>
        <w:tc>
          <w:tcPr>
            <w:tcW w:w="1246" w:type="dxa"/>
            <w:shd w:val="clear" w:color="auto" w:fill="FFFF00"/>
            <w:vAlign w:val="center"/>
            <w:hideMark/>
          </w:tcPr>
          <w:p w14:paraId="140795F2" w14:textId="77777777" w:rsidR="005633B5" w:rsidRPr="005633B5" w:rsidRDefault="005633B5" w:rsidP="005633B5">
            <w:r w:rsidRPr="005633B5">
              <w:t>5</w:t>
            </w:r>
          </w:p>
        </w:tc>
        <w:tc>
          <w:tcPr>
            <w:tcW w:w="962" w:type="dxa"/>
            <w:shd w:val="clear" w:color="auto" w:fill="E97132" w:themeFill="accent2"/>
            <w:vAlign w:val="center"/>
            <w:hideMark/>
          </w:tcPr>
          <w:p w14:paraId="02103444" w14:textId="77777777" w:rsidR="005633B5" w:rsidRPr="005633B5" w:rsidRDefault="005633B5" w:rsidP="005633B5">
            <w:r w:rsidRPr="005633B5">
              <w:t>10</w:t>
            </w:r>
          </w:p>
        </w:tc>
        <w:tc>
          <w:tcPr>
            <w:tcW w:w="1246" w:type="dxa"/>
            <w:shd w:val="clear" w:color="auto" w:fill="E97132" w:themeFill="accent2"/>
            <w:vAlign w:val="center"/>
            <w:hideMark/>
          </w:tcPr>
          <w:p w14:paraId="42B1D5E4" w14:textId="77777777" w:rsidR="005633B5" w:rsidRPr="005633B5" w:rsidRDefault="005633B5" w:rsidP="005633B5">
            <w:r w:rsidRPr="005633B5">
              <w:t>15</w:t>
            </w:r>
          </w:p>
        </w:tc>
        <w:tc>
          <w:tcPr>
            <w:tcW w:w="1245" w:type="dxa"/>
            <w:shd w:val="clear" w:color="auto" w:fill="EE0000"/>
            <w:vAlign w:val="center"/>
            <w:hideMark/>
          </w:tcPr>
          <w:p w14:paraId="3B6766B8" w14:textId="77777777" w:rsidR="005633B5" w:rsidRPr="005633B5" w:rsidRDefault="005633B5" w:rsidP="005633B5">
            <w:pPr>
              <w:rPr>
                <w:color w:val="FFFFFF" w:themeColor="background1"/>
              </w:rPr>
            </w:pPr>
            <w:r w:rsidRPr="005633B5">
              <w:rPr>
                <w:color w:val="FFFFFF" w:themeColor="background1"/>
              </w:rPr>
              <w:t>20</w:t>
            </w:r>
          </w:p>
        </w:tc>
        <w:tc>
          <w:tcPr>
            <w:tcW w:w="1798" w:type="dxa"/>
            <w:shd w:val="clear" w:color="auto" w:fill="EE0000"/>
            <w:vAlign w:val="center"/>
            <w:hideMark/>
          </w:tcPr>
          <w:p w14:paraId="08DC77FD" w14:textId="77777777" w:rsidR="005633B5" w:rsidRPr="005633B5" w:rsidRDefault="005633B5" w:rsidP="005633B5">
            <w:pPr>
              <w:rPr>
                <w:color w:val="FFFFFF" w:themeColor="background1"/>
              </w:rPr>
            </w:pPr>
            <w:r w:rsidRPr="005633B5">
              <w:rPr>
                <w:color w:val="FFFFFF" w:themeColor="background1"/>
              </w:rPr>
              <w:t>25</w:t>
            </w:r>
          </w:p>
        </w:tc>
      </w:tr>
      <w:tr w:rsidR="005633B5" w:rsidRPr="005633B5" w14:paraId="67827202" w14:textId="77777777" w:rsidTr="00E219AF">
        <w:trPr>
          <w:tblCellSpacing w:w="15" w:type="dxa"/>
        </w:trPr>
        <w:tc>
          <w:tcPr>
            <w:tcW w:w="2507" w:type="dxa"/>
            <w:vAlign w:val="center"/>
            <w:hideMark/>
          </w:tcPr>
          <w:p w14:paraId="032E2F37" w14:textId="77777777" w:rsidR="005633B5" w:rsidRPr="005633B5" w:rsidRDefault="005633B5" w:rsidP="005633B5">
            <w:r w:rsidRPr="005633B5">
              <w:rPr>
                <w:b/>
                <w:bCs/>
              </w:rPr>
              <w:t>4 Groot</w:t>
            </w:r>
          </w:p>
        </w:tc>
        <w:tc>
          <w:tcPr>
            <w:tcW w:w="1246" w:type="dxa"/>
            <w:shd w:val="clear" w:color="auto" w:fill="FFFF00"/>
            <w:vAlign w:val="center"/>
            <w:hideMark/>
          </w:tcPr>
          <w:p w14:paraId="1DD611B9" w14:textId="77777777" w:rsidR="005633B5" w:rsidRPr="005633B5" w:rsidRDefault="005633B5" w:rsidP="005633B5">
            <w:r w:rsidRPr="005633B5">
              <w:t>4</w:t>
            </w:r>
          </w:p>
        </w:tc>
        <w:tc>
          <w:tcPr>
            <w:tcW w:w="962" w:type="dxa"/>
            <w:shd w:val="clear" w:color="auto" w:fill="FFFF00"/>
            <w:vAlign w:val="center"/>
            <w:hideMark/>
          </w:tcPr>
          <w:p w14:paraId="3872974A" w14:textId="77777777" w:rsidR="005633B5" w:rsidRPr="005633B5" w:rsidRDefault="005633B5" w:rsidP="005633B5">
            <w:r w:rsidRPr="005633B5">
              <w:t>8</w:t>
            </w:r>
          </w:p>
        </w:tc>
        <w:tc>
          <w:tcPr>
            <w:tcW w:w="1246" w:type="dxa"/>
            <w:shd w:val="clear" w:color="auto" w:fill="E97132" w:themeFill="accent2"/>
            <w:vAlign w:val="center"/>
            <w:hideMark/>
          </w:tcPr>
          <w:p w14:paraId="1F22BB64" w14:textId="77777777" w:rsidR="005633B5" w:rsidRPr="005633B5" w:rsidRDefault="005633B5" w:rsidP="005633B5">
            <w:r w:rsidRPr="005633B5">
              <w:t>12</w:t>
            </w:r>
          </w:p>
        </w:tc>
        <w:tc>
          <w:tcPr>
            <w:tcW w:w="1245" w:type="dxa"/>
            <w:shd w:val="clear" w:color="auto" w:fill="EE0000"/>
            <w:vAlign w:val="center"/>
            <w:hideMark/>
          </w:tcPr>
          <w:p w14:paraId="127BA613" w14:textId="77777777" w:rsidR="005633B5" w:rsidRPr="005633B5" w:rsidRDefault="005633B5" w:rsidP="005633B5">
            <w:pPr>
              <w:rPr>
                <w:color w:val="FFFFFF" w:themeColor="background1"/>
              </w:rPr>
            </w:pPr>
            <w:r w:rsidRPr="005633B5">
              <w:rPr>
                <w:color w:val="FFFFFF" w:themeColor="background1"/>
              </w:rPr>
              <w:t>16</w:t>
            </w:r>
          </w:p>
        </w:tc>
        <w:tc>
          <w:tcPr>
            <w:tcW w:w="1798" w:type="dxa"/>
            <w:shd w:val="clear" w:color="auto" w:fill="EE0000"/>
            <w:vAlign w:val="center"/>
            <w:hideMark/>
          </w:tcPr>
          <w:p w14:paraId="2C9EE9F7" w14:textId="77777777" w:rsidR="005633B5" w:rsidRPr="005633B5" w:rsidRDefault="005633B5" w:rsidP="005633B5">
            <w:pPr>
              <w:rPr>
                <w:color w:val="FFFFFF" w:themeColor="background1"/>
              </w:rPr>
            </w:pPr>
            <w:r w:rsidRPr="005633B5">
              <w:rPr>
                <w:color w:val="FFFFFF" w:themeColor="background1"/>
              </w:rPr>
              <w:t>20</w:t>
            </w:r>
          </w:p>
        </w:tc>
      </w:tr>
      <w:tr w:rsidR="005633B5" w:rsidRPr="005633B5" w14:paraId="58F47D28" w14:textId="77777777" w:rsidTr="00E219AF">
        <w:trPr>
          <w:tblCellSpacing w:w="15" w:type="dxa"/>
        </w:trPr>
        <w:tc>
          <w:tcPr>
            <w:tcW w:w="2507" w:type="dxa"/>
            <w:vAlign w:val="center"/>
            <w:hideMark/>
          </w:tcPr>
          <w:p w14:paraId="125CA94C" w14:textId="77777777" w:rsidR="005633B5" w:rsidRPr="005633B5" w:rsidRDefault="005633B5" w:rsidP="005633B5">
            <w:r w:rsidRPr="005633B5">
              <w:rPr>
                <w:b/>
                <w:bCs/>
              </w:rPr>
              <w:t>3 Middel</w:t>
            </w:r>
          </w:p>
        </w:tc>
        <w:tc>
          <w:tcPr>
            <w:tcW w:w="1246" w:type="dxa"/>
            <w:shd w:val="clear" w:color="auto" w:fill="4EA72E" w:themeFill="accent6"/>
            <w:vAlign w:val="center"/>
            <w:hideMark/>
          </w:tcPr>
          <w:p w14:paraId="07D771AD" w14:textId="77777777" w:rsidR="005633B5" w:rsidRPr="005633B5" w:rsidRDefault="005633B5" w:rsidP="005633B5">
            <w:pPr>
              <w:rPr>
                <w:color w:val="FFFFFF" w:themeColor="background1"/>
              </w:rPr>
            </w:pPr>
            <w:r w:rsidRPr="005633B5">
              <w:rPr>
                <w:color w:val="FFFFFF" w:themeColor="background1"/>
              </w:rPr>
              <w:t>3</w:t>
            </w:r>
          </w:p>
        </w:tc>
        <w:tc>
          <w:tcPr>
            <w:tcW w:w="962" w:type="dxa"/>
            <w:shd w:val="clear" w:color="auto" w:fill="FFFF00"/>
            <w:vAlign w:val="center"/>
            <w:hideMark/>
          </w:tcPr>
          <w:p w14:paraId="6F309BA3" w14:textId="77777777" w:rsidR="005633B5" w:rsidRPr="005633B5" w:rsidRDefault="005633B5" w:rsidP="005633B5">
            <w:r w:rsidRPr="005633B5">
              <w:t>6</w:t>
            </w:r>
          </w:p>
        </w:tc>
        <w:tc>
          <w:tcPr>
            <w:tcW w:w="1246" w:type="dxa"/>
            <w:shd w:val="clear" w:color="auto" w:fill="FFFF00"/>
            <w:vAlign w:val="center"/>
            <w:hideMark/>
          </w:tcPr>
          <w:p w14:paraId="36CFB959" w14:textId="77777777" w:rsidR="005633B5" w:rsidRPr="005633B5" w:rsidRDefault="005633B5" w:rsidP="005633B5">
            <w:r w:rsidRPr="005633B5">
              <w:t>9</w:t>
            </w:r>
          </w:p>
        </w:tc>
        <w:tc>
          <w:tcPr>
            <w:tcW w:w="1245" w:type="dxa"/>
            <w:shd w:val="clear" w:color="auto" w:fill="E97132" w:themeFill="accent2"/>
            <w:vAlign w:val="center"/>
            <w:hideMark/>
          </w:tcPr>
          <w:p w14:paraId="5A064BFE" w14:textId="77777777" w:rsidR="005633B5" w:rsidRPr="005633B5" w:rsidRDefault="005633B5" w:rsidP="005633B5">
            <w:r w:rsidRPr="005633B5">
              <w:t>12</w:t>
            </w:r>
          </w:p>
        </w:tc>
        <w:tc>
          <w:tcPr>
            <w:tcW w:w="1798" w:type="dxa"/>
            <w:shd w:val="clear" w:color="auto" w:fill="E97132" w:themeFill="accent2"/>
            <w:vAlign w:val="center"/>
            <w:hideMark/>
          </w:tcPr>
          <w:p w14:paraId="3E9E461C" w14:textId="77777777" w:rsidR="005633B5" w:rsidRPr="005633B5" w:rsidRDefault="005633B5" w:rsidP="005633B5">
            <w:r w:rsidRPr="005633B5">
              <w:t>15</w:t>
            </w:r>
          </w:p>
        </w:tc>
      </w:tr>
      <w:tr w:rsidR="005633B5" w:rsidRPr="005633B5" w14:paraId="64B77B6C" w14:textId="77777777" w:rsidTr="00E219AF">
        <w:trPr>
          <w:tblCellSpacing w:w="15" w:type="dxa"/>
        </w:trPr>
        <w:tc>
          <w:tcPr>
            <w:tcW w:w="2507" w:type="dxa"/>
            <w:vAlign w:val="center"/>
            <w:hideMark/>
          </w:tcPr>
          <w:p w14:paraId="36725155" w14:textId="77777777" w:rsidR="005633B5" w:rsidRPr="005633B5" w:rsidRDefault="005633B5" w:rsidP="005633B5">
            <w:r w:rsidRPr="005633B5">
              <w:rPr>
                <w:b/>
                <w:bCs/>
              </w:rPr>
              <w:t>2 Klein</w:t>
            </w:r>
          </w:p>
        </w:tc>
        <w:tc>
          <w:tcPr>
            <w:tcW w:w="1246" w:type="dxa"/>
            <w:shd w:val="clear" w:color="auto" w:fill="4EA72E" w:themeFill="accent6"/>
            <w:vAlign w:val="center"/>
            <w:hideMark/>
          </w:tcPr>
          <w:p w14:paraId="5AA6EFA3" w14:textId="77777777" w:rsidR="005633B5" w:rsidRPr="005633B5" w:rsidRDefault="005633B5" w:rsidP="005633B5">
            <w:pPr>
              <w:rPr>
                <w:color w:val="FFFFFF" w:themeColor="background1"/>
              </w:rPr>
            </w:pPr>
            <w:r w:rsidRPr="005633B5">
              <w:rPr>
                <w:color w:val="FFFFFF" w:themeColor="background1"/>
              </w:rPr>
              <w:t>2</w:t>
            </w:r>
          </w:p>
        </w:tc>
        <w:tc>
          <w:tcPr>
            <w:tcW w:w="962" w:type="dxa"/>
            <w:shd w:val="clear" w:color="auto" w:fill="4EA72E" w:themeFill="accent6"/>
            <w:vAlign w:val="center"/>
            <w:hideMark/>
          </w:tcPr>
          <w:p w14:paraId="51441E2D" w14:textId="77777777" w:rsidR="005633B5" w:rsidRPr="005633B5" w:rsidRDefault="005633B5" w:rsidP="005633B5">
            <w:r w:rsidRPr="005633B5">
              <w:rPr>
                <w:color w:val="FFFFFF" w:themeColor="background1"/>
              </w:rPr>
              <w:t>4</w:t>
            </w:r>
          </w:p>
        </w:tc>
        <w:tc>
          <w:tcPr>
            <w:tcW w:w="1246" w:type="dxa"/>
            <w:shd w:val="clear" w:color="auto" w:fill="FFFF00"/>
            <w:vAlign w:val="center"/>
            <w:hideMark/>
          </w:tcPr>
          <w:p w14:paraId="3D4675A5" w14:textId="77777777" w:rsidR="005633B5" w:rsidRPr="005633B5" w:rsidRDefault="005633B5" w:rsidP="005633B5">
            <w:r w:rsidRPr="005633B5">
              <w:t>6</w:t>
            </w:r>
          </w:p>
        </w:tc>
        <w:tc>
          <w:tcPr>
            <w:tcW w:w="1245" w:type="dxa"/>
            <w:shd w:val="clear" w:color="auto" w:fill="FFFF00"/>
            <w:vAlign w:val="center"/>
            <w:hideMark/>
          </w:tcPr>
          <w:p w14:paraId="531C17DA" w14:textId="77777777" w:rsidR="005633B5" w:rsidRPr="005633B5" w:rsidRDefault="005633B5" w:rsidP="005633B5">
            <w:r w:rsidRPr="005633B5">
              <w:t>8</w:t>
            </w:r>
          </w:p>
        </w:tc>
        <w:tc>
          <w:tcPr>
            <w:tcW w:w="1798" w:type="dxa"/>
            <w:shd w:val="clear" w:color="auto" w:fill="E97132" w:themeFill="accent2"/>
            <w:vAlign w:val="center"/>
            <w:hideMark/>
          </w:tcPr>
          <w:p w14:paraId="77CBE906" w14:textId="77777777" w:rsidR="005633B5" w:rsidRPr="005633B5" w:rsidRDefault="005633B5" w:rsidP="005633B5">
            <w:r w:rsidRPr="005633B5">
              <w:t>10</w:t>
            </w:r>
          </w:p>
        </w:tc>
      </w:tr>
      <w:tr w:rsidR="005633B5" w:rsidRPr="005633B5" w14:paraId="33623FE0" w14:textId="77777777" w:rsidTr="00E219AF">
        <w:trPr>
          <w:tblCellSpacing w:w="15" w:type="dxa"/>
        </w:trPr>
        <w:tc>
          <w:tcPr>
            <w:tcW w:w="2507" w:type="dxa"/>
            <w:vAlign w:val="center"/>
            <w:hideMark/>
          </w:tcPr>
          <w:p w14:paraId="6E06BBF8" w14:textId="77777777" w:rsidR="005633B5" w:rsidRPr="005633B5" w:rsidRDefault="005633B5" w:rsidP="005633B5">
            <w:r w:rsidRPr="005633B5">
              <w:rPr>
                <w:b/>
                <w:bCs/>
              </w:rPr>
              <w:t>1 Zeer klein</w:t>
            </w:r>
          </w:p>
        </w:tc>
        <w:tc>
          <w:tcPr>
            <w:tcW w:w="1246" w:type="dxa"/>
            <w:shd w:val="clear" w:color="auto" w:fill="4EA72E" w:themeFill="accent6"/>
            <w:vAlign w:val="center"/>
            <w:hideMark/>
          </w:tcPr>
          <w:p w14:paraId="1365FBDA" w14:textId="77777777" w:rsidR="005633B5" w:rsidRPr="005633B5" w:rsidRDefault="005633B5" w:rsidP="005633B5">
            <w:pPr>
              <w:rPr>
                <w:color w:val="FFFFFF" w:themeColor="background1"/>
              </w:rPr>
            </w:pPr>
            <w:r w:rsidRPr="005633B5">
              <w:rPr>
                <w:color w:val="FFFFFF" w:themeColor="background1"/>
              </w:rPr>
              <w:t>1</w:t>
            </w:r>
          </w:p>
        </w:tc>
        <w:tc>
          <w:tcPr>
            <w:tcW w:w="962" w:type="dxa"/>
            <w:shd w:val="clear" w:color="auto" w:fill="4EA72E" w:themeFill="accent6"/>
            <w:vAlign w:val="center"/>
            <w:hideMark/>
          </w:tcPr>
          <w:p w14:paraId="4A7B9D41" w14:textId="77777777" w:rsidR="005633B5" w:rsidRPr="005633B5" w:rsidRDefault="005633B5" w:rsidP="005633B5">
            <w:pPr>
              <w:rPr>
                <w:color w:val="FFFFFF" w:themeColor="background1"/>
              </w:rPr>
            </w:pPr>
            <w:r w:rsidRPr="005633B5">
              <w:rPr>
                <w:color w:val="FFFFFF" w:themeColor="background1"/>
              </w:rPr>
              <w:t>2</w:t>
            </w:r>
          </w:p>
        </w:tc>
        <w:tc>
          <w:tcPr>
            <w:tcW w:w="1246" w:type="dxa"/>
            <w:shd w:val="clear" w:color="auto" w:fill="4EA72E" w:themeFill="accent6"/>
            <w:vAlign w:val="center"/>
            <w:hideMark/>
          </w:tcPr>
          <w:p w14:paraId="034CB643" w14:textId="77777777" w:rsidR="005633B5" w:rsidRPr="005633B5" w:rsidRDefault="005633B5" w:rsidP="005633B5">
            <w:pPr>
              <w:rPr>
                <w:color w:val="FFFFFF" w:themeColor="background1"/>
              </w:rPr>
            </w:pPr>
            <w:r w:rsidRPr="005633B5">
              <w:rPr>
                <w:color w:val="FFFFFF" w:themeColor="background1"/>
              </w:rPr>
              <w:t>3</w:t>
            </w:r>
          </w:p>
        </w:tc>
        <w:tc>
          <w:tcPr>
            <w:tcW w:w="1245" w:type="dxa"/>
            <w:shd w:val="clear" w:color="auto" w:fill="4EA72E" w:themeFill="accent6"/>
            <w:vAlign w:val="center"/>
            <w:hideMark/>
          </w:tcPr>
          <w:p w14:paraId="30F8CE2E" w14:textId="77777777" w:rsidR="005633B5" w:rsidRPr="005633B5" w:rsidRDefault="005633B5" w:rsidP="005633B5">
            <w:pPr>
              <w:rPr>
                <w:color w:val="FFFFFF" w:themeColor="background1"/>
              </w:rPr>
            </w:pPr>
            <w:r w:rsidRPr="005633B5">
              <w:rPr>
                <w:color w:val="FFFFFF" w:themeColor="background1"/>
              </w:rPr>
              <w:t>4</w:t>
            </w:r>
          </w:p>
        </w:tc>
        <w:tc>
          <w:tcPr>
            <w:tcW w:w="1798" w:type="dxa"/>
            <w:shd w:val="clear" w:color="auto" w:fill="FFFF00"/>
            <w:vAlign w:val="center"/>
            <w:hideMark/>
          </w:tcPr>
          <w:p w14:paraId="540A8A23" w14:textId="77777777" w:rsidR="005633B5" w:rsidRPr="005633B5" w:rsidRDefault="005633B5" w:rsidP="005633B5">
            <w:r w:rsidRPr="005633B5">
              <w:t>5</w:t>
            </w:r>
          </w:p>
        </w:tc>
      </w:tr>
    </w:tbl>
    <w:p w14:paraId="065E591F" w14:textId="1A4621EA" w:rsidR="005633B5" w:rsidRPr="003A1B09" w:rsidRDefault="005633B5" w:rsidP="00384FDA"/>
    <w:p w14:paraId="250222D6" w14:textId="77777777" w:rsidR="00B54EB4" w:rsidRDefault="00B54EB4" w:rsidP="00B54EB4"/>
    <w:p w14:paraId="1510E26C" w14:textId="77777777" w:rsidR="00507EE1" w:rsidRDefault="00507EE1" w:rsidP="00B54EB4"/>
    <w:p w14:paraId="5DFF2C67" w14:textId="77777777" w:rsidR="00B54EB4" w:rsidRPr="005C7B49" w:rsidRDefault="00B54EB4" w:rsidP="00B54EB4">
      <w:pPr>
        <w:rPr>
          <w:b/>
          <w:bCs/>
        </w:rPr>
      </w:pPr>
      <w:r w:rsidRPr="005C7B49">
        <w:rPr>
          <w:b/>
          <w:bCs/>
        </w:rPr>
        <w:t>3.</w:t>
      </w:r>
      <w:r w:rsidRPr="005C7B49">
        <w:rPr>
          <w:b/>
          <w:bCs/>
        </w:rPr>
        <w:tab/>
        <w:t>Evaluatie</w:t>
      </w:r>
    </w:p>
    <w:p w14:paraId="21576242" w14:textId="77777777" w:rsidR="00B54EB4" w:rsidRPr="005C7B49" w:rsidRDefault="00B54EB4" w:rsidP="00B54EB4">
      <w:pPr>
        <w:jc w:val="left"/>
      </w:pPr>
      <w:r w:rsidRPr="005C7B49">
        <w:t>Doel: prioriteren van risico’s.</w:t>
      </w:r>
      <w:r w:rsidRPr="005C7B49">
        <w:br/>
        <w:t>Acties:</w:t>
      </w:r>
    </w:p>
    <w:p w14:paraId="3061349A" w14:textId="77777777" w:rsidR="00B54EB4" w:rsidRPr="005C7B49" w:rsidRDefault="00B54EB4" w:rsidP="00411345">
      <w:pPr>
        <w:numPr>
          <w:ilvl w:val="0"/>
          <w:numId w:val="79"/>
        </w:numPr>
      </w:pPr>
      <w:r w:rsidRPr="005C7B49">
        <w:t>Vergelijk risico’s met risicocriteria (acceptabel vs. niet-acceptabel)</w:t>
      </w:r>
    </w:p>
    <w:p w14:paraId="1C2BBB62" w14:textId="243B04BE" w:rsidR="00B54EB4" w:rsidRDefault="00B54EB4" w:rsidP="00411345">
      <w:pPr>
        <w:numPr>
          <w:ilvl w:val="0"/>
          <w:numId w:val="79"/>
        </w:numPr>
      </w:pPr>
      <w:r w:rsidRPr="005C7B49">
        <w:t>Stel vast welke risico’s behandeld moeten worde</w:t>
      </w:r>
      <w:r w:rsidR="00D0710C">
        <w:t>n</w:t>
      </w:r>
    </w:p>
    <w:p w14:paraId="54C0645C" w14:textId="77777777" w:rsidR="00B54EB4" w:rsidRDefault="00B54EB4" w:rsidP="00B54EB4"/>
    <w:p w14:paraId="18934165" w14:textId="77777777" w:rsidR="00D0710C" w:rsidRDefault="00D0710C" w:rsidP="00B54EB4"/>
    <w:p w14:paraId="73D6FB61" w14:textId="77777777" w:rsidR="00B54EB4" w:rsidRPr="005C7B49" w:rsidRDefault="00B54EB4" w:rsidP="00B54EB4">
      <w:pPr>
        <w:rPr>
          <w:b/>
          <w:bCs/>
        </w:rPr>
      </w:pPr>
      <w:r w:rsidRPr="005C7B49">
        <w:rPr>
          <w:b/>
          <w:bCs/>
        </w:rPr>
        <w:t>4.</w:t>
      </w:r>
      <w:r w:rsidRPr="005C7B49">
        <w:rPr>
          <w:b/>
          <w:bCs/>
        </w:rPr>
        <w:tab/>
        <w:t>Behandeling</w:t>
      </w:r>
    </w:p>
    <w:p w14:paraId="1976AFE7" w14:textId="77777777" w:rsidR="00B54EB4" w:rsidRPr="005C7B49" w:rsidRDefault="00B54EB4" w:rsidP="00B54EB4">
      <w:pPr>
        <w:jc w:val="left"/>
      </w:pPr>
      <w:r w:rsidRPr="005C7B49">
        <w:t>Doel: maatregelen vaststellen om risico’s te beheersen.</w:t>
      </w:r>
      <w:r w:rsidRPr="005C7B49">
        <w:br/>
        <w:t>Acties:</w:t>
      </w:r>
    </w:p>
    <w:p w14:paraId="7946E78A" w14:textId="77777777" w:rsidR="00B54EB4" w:rsidRPr="005C7B49" w:rsidRDefault="00B54EB4" w:rsidP="00411345">
      <w:pPr>
        <w:numPr>
          <w:ilvl w:val="0"/>
          <w:numId w:val="80"/>
        </w:numPr>
      </w:pPr>
      <w:r w:rsidRPr="005C7B49">
        <w:t>Risico vermijden (processen stoppen/aanpassen)</w:t>
      </w:r>
    </w:p>
    <w:p w14:paraId="302D82EF" w14:textId="77777777" w:rsidR="00B54EB4" w:rsidRPr="005C7B49" w:rsidRDefault="00B54EB4" w:rsidP="00411345">
      <w:pPr>
        <w:numPr>
          <w:ilvl w:val="0"/>
          <w:numId w:val="80"/>
        </w:numPr>
      </w:pPr>
      <w:r w:rsidRPr="005C7B49">
        <w:t>Risico mitigeren (maatregelen implementeren, bijv. firewalls, encryptie)</w:t>
      </w:r>
    </w:p>
    <w:p w14:paraId="5D04D095" w14:textId="77777777" w:rsidR="00B54EB4" w:rsidRPr="005C7B49" w:rsidRDefault="00B54EB4" w:rsidP="00411345">
      <w:pPr>
        <w:numPr>
          <w:ilvl w:val="0"/>
          <w:numId w:val="80"/>
        </w:numPr>
      </w:pPr>
      <w:r w:rsidRPr="005C7B49">
        <w:t>Risico overdragen (verzekering, contracten)</w:t>
      </w:r>
    </w:p>
    <w:p w14:paraId="1CC2C217" w14:textId="77777777" w:rsidR="00B54EB4" w:rsidRDefault="00B54EB4" w:rsidP="00B54EB4"/>
    <w:p w14:paraId="769CBDA6" w14:textId="77777777" w:rsidR="00B54EB4" w:rsidRPr="00480C0F" w:rsidRDefault="00B54EB4" w:rsidP="00B54EB4">
      <w:pPr>
        <w:rPr>
          <w:b/>
          <w:bCs/>
        </w:rPr>
      </w:pPr>
      <w:r w:rsidRPr="00480C0F">
        <w:rPr>
          <w:b/>
          <w:bCs/>
        </w:rPr>
        <w:t>5.</w:t>
      </w:r>
      <w:r w:rsidRPr="00480C0F">
        <w:rPr>
          <w:b/>
          <w:bCs/>
        </w:rPr>
        <w:tab/>
        <w:t>Acceptatie</w:t>
      </w:r>
    </w:p>
    <w:p w14:paraId="76248C93" w14:textId="77777777" w:rsidR="00B54EB4" w:rsidRPr="00480C0F" w:rsidRDefault="00B54EB4" w:rsidP="00B54EB4">
      <w:pPr>
        <w:jc w:val="left"/>
      </w:pPr>
      <w:r w:rsidRPr="00480C0F">
        <w:t>Doel: formeel beslissen welke risico’s worden geaccepteerd.</w:t>
      </w:r>
      <w:r w:rsidRPr="00480C0F">
        <w:br/>
        <w:t>Acties:</w:t>
      </w:r>
    </w:p>
    <w:p w14:paraId="7331EC98" w14:textId="7D6A5A00" w:rsidR="00B54EB4" w:rsidRPr="00480C0F" w:rsidRDefault="00D0710C" w:rsidP="00411345">
      <w:pPr>
        <w:numPr>
          <w:ilvl w:val="0"/>
          <w:numId w:val="81"/>
        </w:numPr>
      </w:pPr>
      <w:r>
        <w:t xml:space="preserve">Risico-eigenaren/Discipline-eigenaren/SIMS/TIMS/DT </w:t>
      </w:r>
      <w:r w:rsidR="00B54EB4" w:rsidRPr="00480C0F">
        <w:t>beoordeelt en accepteert resterende risico’s</w:t>
      </w:r>
    </w:p>
    <w:p w14:paraId="5D4E7389" w14:textId="77777777" w:rsidR="00B54EB4" w:rsidRPr="00480C0F" w:rsidRDefault="00B54EB4" w:rsidP="00411345">
      <w:pPr>
        <w:numPr>
          <w:ilvl w:val="0"/>
          <w:numId w:val="81"/>
        </w:numPr>
      </w:pPr>
      <w:r w:rsidRPr="00480C0F">
        <w:t>Documenteer geaccepteerde risico’s in het Risico Register</w:t>
      </w:r>
    </w:p>
    <w:p w14:paraId="25B33366" w14:textId="77777777" w:rsidR="00B54EB4" w:rsidRDefault="00B54EB4" w:rsidP="00B54EB4"/>
    <w:p w14:paraId="66C7A7B8" w14:textId="77777777" w:rsidR="00B54EB4" w:rsidRPr="00480C0F" w:rsidRDefault="00B54EB4" w:rsidP="00B54EB4">
      <w:pPr>
        <w:rPr>
          <w:b/>
          <w:bCs/>
        </w:rPr>
      </w:pPr>
      <w:r w:rsidRPr="00480C0F">
        <w:rPr>
          <w:b/>
          <w:bCs/>
        </w:rPr>
        <w:t>6.</w:t>
      </w:r>
      <w:r w:rsidRPr="00480C0F">
        <w:rPr>
          <w:b/>
          <w:bCs/>
        </w:rPr>
        <w:tab/>
        <w:t>Monitoring</w:t>
      </w:r>
    </w:p>
    <w:p w14:paraId="147A2B9E" w14:textId="77777777" w:rsidR="00B54EB4" w:rsidRPr="00480C0F" w:rsidRDefault="00B54EB4" w:rsidP="00B54EB4">
      <w:pPr>
        <w:jc w:val="left"/>
      </w:pPr>
      <w:r w:rsidRPr="00480C0F">
        <w:t>Doel: continu bewaken en bijsturen.</w:t>
      </w:r>
      <w:r w:rsidRPr="00480C0F">
        <w:br/>
        <w:t>Acties:</w:t>
      </w:r>
    </w:p>
    <w:p w14:paraId="2DE803D9" w14:textId="77777777" w:rsidR="00B54EB4" w:rsidRPr="00480C0F" w:rsidRDefault="00B54EB4" w:rsidP="00411345">
      <w:pPr>
        <w:numPr>
          <w:ilvl w:val="0"/>
          <w:numId w:val="82"/>
        </w:numPr>
      </w:pPr>
      <w:r w:rsidRPr="00480C0F">
        <w:t>Voer periodieke reviews en audits uit</w:t>
      </w:r>
    </w:p>
    <w:p w14:paraId="38E85F31" w14:textId="77777777" w:rsidR="00B54EB4" w:rsidRPr="00480C0F" w:rsidRDefault="00B54EB4" w:rsidP="00411345">
      <w:pPr>
        <w:numPr>
          <w:ilvl w:val="0"/>
          <w:numId w:val="82"/>
        </w:numPr>
      </w:pPr>
      <w:r w:rsidRPr="00480C0F">
        <w:t>Update risicobeoordelingen bij veranderingen in processen, dreigingen of systemen</w:t>
      </w:r>
    </w:p>
    <w:p w14:paraId="4598BFF4" w14:textId="77777777" w:rsidR="00B54EB4" w:rsidRPr="00480C0F" w:rsidRDefault="00B54EB4" w:rsidP="00411345">
      <w:pPr>
        <w:numPr>
          <w:ilvl w:val="0"/>
          <w:numId w:val="82"/>
        </w:numPr>
      </w:pPr>
      <w:r w:rsidRPr="00480C0F">
        <w:t>Evalueer effectiviteit van maatregelen</w:t>
      </w:r>
    </w:p>
    <w:p w14:paraId="556E5E2E" w14:textId="77777777" w:rsidR="00B54EB4" w:rsidRPr="00B54EB4" w:rsidRDefault="00B54EB4" w:rsidP="00B54EB4"/>
    <w:sectPr w:rsidR="00B54EB4" w:rsidRPr="00B54EB4" w:rsidSect="00FF5C00">
      <w:pgSz w:w="11906" w:h="16838"/>
      <w:pgMar w:top="1417" w:right="1417" w:bottom="1417" w:left="1417" w:header="708" w:footer="708" w:gutter="0"/>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Leede, Luuk de" w:date="2026-03-04T15:36:00Z" w:initials="LL">
    <w:p w14:paraId="68E6619C" w14:textId="2C9041F5" w:rsidR="00C91F21" w:rsidRDefault="00D767EA">
      <w:r>
        <w:annotationRef/>
      </w:r>
      <w:r w:rsidRPr="7B9F5ADC">
        <w:t xml:space="preserve">Met Marlies nog over de titel gehad. Zij wil het later verbreden naar bijv ook JZ. Dus nu 'deel 1'. Term kwaliteitsmanagementsysteem  vindt zij wel een goede. Wat te denken van Kwaliteits(management)systeem ICP?  Of ......? 'Leidse regio' wilde Marlies nog toevoegen. Nog even met zijn drieën over hebben. Of zullen we een prijsvraag uitschrijven? </w:t>
      </w:r>
      <w:r>
        <w:fldChar w:fldCharType="begin"/>
      </w:r>
      <w:r>
        <w:instrText xml:space="preserve"> HYPERLINK "mailto:b.stevens@leiden.nl"</w:instrText>
      </w:r>
      <w:bookmarkStart w:id="3" w:name="_@_D22E1381AE6041DC9B09A4D3C5CAA8A2Z"/>
      <w:r>
        <w:fldChar w:fldCharType="separate"/>
      </w:r>
      <w:bookmarkEnd w:id="3"/>
      <w:r w:rsidRPr="19BDC25F">
        <w:rPr>
          <w:noProof/>
        </w:rPr>
        <w:t>@Stevens, Bas</w:t>
      </w:r>
      <w:r>
        <w:fldChar w:fldCharType="end"/>
      </w:r>
      <w:r w:rsidRPr="66289112">
        <w:t xml:space="preserve"> </w:t>
      </w:r>
      <w:r>
        <w:fldChar w:fldCharType="begin"/>
      </w:r>
      <w:r>
        <w:instrText xml:space="preserve"> HYPERLINK "mailto:n.tegelaar@leiden.nl"</w:instrText>
      </w:r>
      <w:bookmarkStart w:id="4" w:name="_@_DD4D4D79B6CA41A4A0BEE6813D2FCCF7Z"/>
      <w:r>
        <w:fldChar w:fldCharType="separate"/>
      </w:r>
      <w:bookmarkEnd w:id="4"/>
      <w:r w:rsidRPr="6163B519">
        <w:rPr>
          <w:noProof/>
        </w:rPr>
        <w:t>@Tegelaar, Nick</w:t>
      </w:r>
      <w:r>
        <w:fldChar w:fldCharType="end"/>
      </w:r>
      <w:r w:rsidRPr="3DB81B48">
        <w:t xml:space="preserve"> </w:t>
      </w:r>
    </w:p>
  </w:comment>
  <w:comment w:id="1" w:author="Stevens, Bas" w:date="2026-03-10T12:45:00Z" w:initials="SB">
    <w:p w14:paraId="71E3A375" w14:textId="3D6AB187" w:rsidR="00C91F21" w:rsidRDefault="00D767EA">
      <w:r>
        <w:annotationRef/>
      </w:r>
      <w:r>
        <w:fldChar w:fldCharType="begin"/>
      </w:r>
      <w:r>
        <w:instrText xml:space="preserve"> HYPERLINK "mailto:L.de.Leede@leiden.nl"</w:instrText>
      </w:r>
      <w:bookmarkStart w:id="5" w:name="_@_DE379DEA3A384BB4858AA98EE29B1372Z"/>
      <w:r>
        <w:fldChar w:fldCharType="separate"/>
      </w:r>
      <w:bookmarkEnd w:id="5"/>
      <w:r w:rsidRPr="35E4744B">
        <w:rPr>
          <w:noProof/>
        </w:rPr>
        <w:t>@Leede, Luuk de</w:t>
      </w:r>
      <w:r>
        <w:fldChar w:fldCharType="end"/>
      </w:r>
      <w:r w:rsidRPr="302C02D8">
        <w:t xml:space="preserve"> in lijn met ons gesprek gisteren: we laten de naam nog even zoals hij is. Later gaan we dat gesprek wel aan. </w:t>
      </w:r>
    </w:p>
    <w:p w14:paraId="0CDB7B71" w14:textId="0909BE7B" w:rsidR="00C91F21" w:rsidRDefault="00D767EA">
      <w:r w:rsidRPr="29DF3EB7">
        <w:t>PS. ging stuk om de prijsvraag ...</w:t>
      </w:r>
    </w:p>
  </w:comment>
  <w:comment w:id="2" w:author="Tegelaar, Nick" w:date="2026-03-12T11:04:00Z" w:initials="NT">
    <w:p w14:paraId="6E190AFB" w14:textId="77777777" w:rsidR="003B52B5" w:rsidRDefault="003B52B5" w:rsidP="003B52B5">
      <w:pPr>
        <w:pStyle w:val="CommentText"/>
        <w:jc w:val="left"/>
      </w:pPr>
      <w:r>
        <w:rPr>
          <w:rStyle w:val="CommentReference"/>
        </w:rPr>
        <w:annotationRef/>
      </w:r>
      <w:r>
        <w:t>Persoonlijk denk ik dat we de term ‘kwaliteit’ niet moeten gebruiken omdat dit te veel lijkt op het management systeem van ISO 9001 of iets als HKZ. Als we kwaliteitsmanagement ook gaan borgen in het systeem dan is dat in de toekomst prima mijns inziens, maar misschien moeten we eerst gewoon beginnen met wat we nu hebben. Je zou denken dat IMS al een overkoepelende term is, maar we kunnen vast brainstormen over een andere naam indien nodig.</w:t>
      </w:r>
    </w:p>
  </w:comment>
  <w:comment w:id="11" w:author="Leede, Luuk de" w:date="2026-02-18T14:49:00Z" w:initials="LL">
    <w:p w14:paraId="67BB2A1C" w14:textId="1CB4C876" w:rsidR="00A15BC5" w:rsidRDefault="00A15BC5">
      <w:r>
        <w:annotationRef/>
      </w:r>
      <w:r w:rsidRPr="03BB8167">
        <w:t>waar is nu plek voor onze eigen normen en beleid die hiervan zijn afgeleid?</w:t>
      </w:r>
    </w:p>
  </w:comment>
  <w:comment w:id="12" w:author="Tegelaar, Nick" w:date="2026-03-02T15:09:00Z" w:initials="NT">
    <w:p w14:paraId="47C6821B" w14:textId="77777777" w:rsidR="00F04FF9" w:rsidRDefault="00F04FF9" w:rsidP="00F04FF9">
      <w:pPr>
        <w:pStyle w:val="CommentText"/>
        <w:jc w:val="left"/>
      </w:pPr>
      <w:r>
        <w:rPr>
          <w:rStyle w:val="CommentReference"/>
        </w:rPr>
        <w:annotationRef/>
      </w:r>
      <w:r>
        <w:t>Dit gaat specifiek over de normen relevant voor het IMS. Overige wettelijke kaders zien we terug in de contextanalyse.</w:t>
      </w:r>
    </w:p>
  </w:comment>
  <w:comment w:id="16" w:author="Tegelaar, Nick" w:date="2026-02-16T10:15:00Z" w:initials="NT">
    <w:p w14:paraId="3360CA4B" w14:textId="77777777" w:rsidR="00793414" w:rsidRDefault="00793414" w:rsidP="00793414">
      <w:pPr>
        <w:pStyle w:val="CommentText"/>
        <w:jc w:val="left"/>
      </w:pPr>
      <w:r>
        <w:rPr>
          <w:rStyle w:val="CommentReference"/>
        </w:rPr>
        <w:annotationRef/>
      </w:r>
      <w:r>
        <w:t>We zouden een bijlage kunnen toevoegen met termen en definities</w:t>
      </w:r>
    </w:p>
  </w:comment>
  <w:comment w:id="23" w:author="Stevens, Bas" w:date="2026-02-17T10:14:00Z" w:initials="SB">
    <w:p w14:paraId="199B90FA" w14:textId="5A76C728" w:rsidR="00A15BC5" w:rsidRDefault="00A15BC5">
      <w:r>
        <w:annotationRef/>
      </w:r>
      <w:r>
        <w:fldChar w:fldCharType="begin"/>
      </w:r>
      <w:r>
        <w:instrText xml:space="preserve"> HYPERLINK "mailto:n.tegelaar@leiden.nl"</w:instrText>
      </w:r>
      <w:bookmarkStart w:id="29" w:name="_@_B277F53180E14BD7A9A108145F88B3ACZ"/>
      <w:r>
        <w:fldChar w:fldCharType="separate"/>
      </w:r>
      <w:bookmarkEnd w:id="29"/>
      <w:r w:rsidRPr="5F81DE8F">
        <w:rPr>
          <w:noProof/>
        </w:rPr>
        <w:t>@Tegelaar, Nick</w:t>
      </w:r>
      <w:r>
        <w:fldChar w:fldCharType="end"/>
      </w:r>
      <w:r w:rsidRPr="3CB9FC3C">
        <w:t xml:space="preserve"> even zodat ik het goed begrijp: doen we hier nu de context analyse in, of beschrijven we hier alleen hoe die wordt opgesteld?</w:t>
      </w:r>
    </w:p>
  </w:comment>
  <w:comment w:id="24" w:author="Tegelaar, Nick" w:date="2026-03-02T13:14:00Z" w:initials="NT">
    <w:p w14:paraId="1FE2A95E" w14:textId="77777777" w:rsidR="007C52B3" w:rsidRDefault="007C52B3" w:rsidP="007C52B3">
      <w:pPr>
        <w:pStyle w:val="CommentText"/>
        <w:jc w:val="left"/>
      </w:pPr>
      <w:r>
        <w:rPr>
          <w:rStyle w:val="CommentReference"/>
        </w:rPr>
        <w:annotationRef/>
      </w:r>
      <w:r>
        <w:t>We doen hier een overkoepelende context analyse voor het IMS. Het is aan de discipline eigenaren om een aanvullende analyse te doen als zij dat noodzakelijk vinden. Wij kunnen verwijzen naar deze analyse,</w:t>
      </w:r>
    </w:p>
  </w:comment>
  <w:comment w:id="25" w:author="Tegelaar, Nick" w:date="2026-03-02T13:16:00Z" w:initials="NT">
    <w:p w14:paraId="49C5986D" w14:textId="77777777" w:rsidR="00D76E2C" w:rsidRDefault="00D76E2C" w:rsidP="00D76E2C">
      <w:pPr>
        <w:pStyle w:val="CommentText"/>
        <w:jc w:val="left"/>
      </w:pPr>
      <w:r>
        <w:rPr>
          <w:rStyle w:val="CommentReference"/>
        </w:rPr>
        <w:annotationRef/>
      </w:r>
      <w:r>
        <w:t>En wel ook hoe ze het moeten doen, zie tekst</w:t>
      </w:r>
    </w:p>
  </w:comment>
  <w:comment w:id="26" w:author="Leede, Luuk de" w:date="2026-02-18T15:23:00Z" w:initials="LL">
    <w:p w14:paraId="462B6F92" w14:textId="4AB2D6BF" w:rsidR="00A15BC5" w:rsidRDefault="00A15BC5">
      <w:r>
        <w:annotationRef/>
      </w:r>
      <w:r w:rsidRPr="5069C7E6">
        <w:t>voldoen we nu aan de volgende passage in BIO 2.0?: NEN-EN-ISO/IEC 27001 vereist dat een organisatie eerst haar context vaststelt om relevante informatiebeveiligingsrisico’s te identificeren. De BIO vereist hierbij dat overheidsorganisaties minimaal de in de BIO beschreven context meenemen, w</w:t>
      </w:r>
      <w:r w:rsidRPr="5D0F2C16">
        <w:rPr>
          <w:b/>
          <w:bCs/>
        </w:rPr>
        <w:t>aaronder de sector ‘Overheid’ en de specifieke informatiebeveiligingseisen.</w:t>
      </w:r>
      <w:r w:rsidRPr="3608F189">
        <w:t xml:space="preserve"> Dit omvat zowel interne als externe factoren die invloed hebben op de beveiliging van informatie(systemen), en de daarmee samenhangende wettelijke verplichtingen uit de Cbw.</w:t>
      </w:r>
    </w:p>
  </w:comment>
  <w:comment w:id="27" w:author="Tegelaar, Nick" w:date="2026-03-02T13:14:00Z" w:initials="NT">
    <w:p w14:paraId="5FE21C09" w14:textId="77777777" w:rsidR="007C52B3" w:rsidRDefault="007C52B3" w:rsidP="007C52B3">
      <w:pPr>
        <w:pStyle w:val="CommentText"/>
        <w:jc w:val="left"/>
      </w:pPr>
      <w:r>
        <w:rPr>
          <w:rStyle w:val="CommentReference"/>
        </w:rPr>
        <w:annotationRef/>
      </w:r>
      <w:r>
        <w:t>Nee we voldoen daar nog niet aan. Mijn voorstel is om een overkoepelende context analyse te doen, waarbij ook belanghebbenden e.d. nog in kaart gebracht moeten worden. Ik heb alleen de onderdelen nu benoemd. Als we die volledig doorlopen dan voldoen we er voor 80% aan. Het is aan de discipline eigenaren om het te verbijzonderen voor hun discipline. Verder kunnen we verwijzen naar context analyses die de discpline eigenaren zelf uitvoeren indien nodig. Ik kan me voorstellen dat ze voor het ISMS veel verder willen gaan dan wij zouden willen. Anders wordt het te specifiek.</w:t>
      </w:r>
    </w:p>
  </w:comment>
  <w:comment w:id="28" w:author="Tegelaar, Nick" w:date="2026-03-02T15:08:00Z" w:initials="NT">
    <w:p w14:paraId="057664F9" w14:textId="77777777" w:rsidR="002325B7" w:rsidRDefault="002325B7" w:rsidP="002325B7">
      <w:pPr>
        <w:pStyle w:val="CommentText"/>
        <w:jc w:val="left"/>
      </w:pPr>
      <w:r>
        <w:rPr>
          <w:rStyle w:val="CommentReference"/>
        </w:rPr>
        <w:annotationRef/>
      </w:r>
      <w:r>
        <w:t>Zie ook tekst</w:t>
      </w:r>
    </w:p>
  </w:comment>
  <w:comment w:id="35" w:author="Tegelaar, Nick" w:date="2026-03-02T15:11:00Z" w:initials="NT">
    <w:p w14:paraId="38605A20" w14:textId="77777777" w:rsidR="002E5557" w:rsidRDefault="002E5557" w:rsidP="002E5557">
      <w:pPr>
        <w:pStyle w:val="CommentText"/>
        <w:jc w:val="left"/>
      </w:pPr>
      <w:r>
        <w:rPr>
          <w:rStyle w:val="CommentReference"/>
        </w:rPr>
        <w:annotationRef/>
      </w:r>
      <w:r>
        <w:t>Beter nog is als we verwijzen naar een document dat door juristen wordt beheerd…?</w:t>
      </w:r>
    </w:p>
  </w:comment>
  <w:comment w:id="40" w:author="Leede, Luuk de" w:date="2026-02-18T14:43:00Z" w:initials="LL">
    <w:p w14:paraId="2E79DA42" w14:textId="7BD9A13B" w:rsidR="00A15BC5" w:rsidRDefault="00A15BC5">
      <w:r>
        <w:annotationRef/>
      </w:r>
      <w:r w:rsidRPr="57E0C230">
        <w:t>dit is ook een lastig hoofdstuk voor IMS</w:t>
      </w:r>
    </w:p>
  </w:comment>
  <w:comment w:id="41" w:author="Tegelaar, Nick" w:date="2026-03-02T13:10:00Z" w:initials="NT">
    <w:p w14:paraId="16CB2795" w14:textId="77777777" w:rsidR="00D805C5" w:rsidRDefault="00D805C5" w:rsidP="00D805C5">
      <w:pPr>
        <w:pStyle w:val="CommentText"/>
        <w:jc w:val="left"/>
      </w:pPr>
      <w:r>
        <w:rPr>
          <w:rStyle w:val="CommentReference"/>
        </w:rPr>
        <w:annotationRef/>
      </w:r>
      <w:r>
        <w:t xml:space="preserve"> Zie voorstel eronder</w:t>
      </w:r>
    </w:p>
  </w:comment>
  <w:comment w:id="43" w:author="Leede, Luuk de" w:date="2026-02-18T14:42:00Z" w:initials="LL">
    <w:p w14:paraId="6F66D90C" w14:textId="0E7736A2" w:rsidR="00A15BC5" w:rsidRDefault="00A15BC5">
      <w:r>
        <w:annotationRef/>
      </w:r>
      <w:r w:rsidRPr="5F76E823">
        <w:t>ik vind dit lastig te vullen. is dit verplicht?</w:t>
      </w:r>
    </w:p>
  </w:comment>
  <w:comment w:id="44" w:author="Tegelaar, Nick" w:date="2026-03-02T13:19:00Z" w:initials="NT">
    <w:p w14:paraId="053D5750" w14:textId="77777777" w:rsidR="00860932" w:rsidRDefault="00860932" w:rsidP="00860932">
      <w:pPr>
        <w:pStyle w:val="CommentText"/>
        <w:jc w:val="left"/>
      </w:pPr>
      <w:r>
        <w:rPr>
          <w:rStyle w:val="CommentReference"/>
        </w:rPr>
        <w:annotationRef/>
      </w:r>
      <w:r>
        <w:t>Het is onderdeel van de contextanalyse. Dit format is niet expliciet verplicht, maar wel de gebruikte methode. De verplichting is dat je interne en externe invloeden in kaart brengt. Ik heb een voorschot gedaan, zie tabel</w:t>
      </w:r>
    </w:p>
  </w:comment>
  <w:comment w:id="63" w:author="Tegelaar, Nick" w:date="2026-02-16T10:25:00Z" w:initials="NT">
    <w:p w14:paraId="079D0953" w14:textId="77777777" w:rsidR="000908AB" w:rsidRDefault="000908AB" w:rsidP="000908AB">
      <w:pPr>
        <w:pStyle w:val="CommentText"/>
        <w:jc w:val="left"/>
      </w:pPr>
      <w:r>
        <w:rPr>
          <w:rStyle w:val="CommentReference"/>
        </w:rPr>
        <w:annotationRef/>
      </w:r>
      <w:r>
        <w:t>We kunnen hier ook een tabel voor maken bijvoorbeeld of opnemen in Naris</w:t>
      </w:r>
    </w:p>
  </w:comment>
  <w:comment w:id="64" w:author="Leede, Luuk de" w:date="2026-02-18T14:38:00Z" w:initials="LL">
    <w:p w14:paraId="3912F580" w14:textId="2D0F8EDC" w:rsidR="00A15BC5" w:rsidRDefault="00A15BC5">
      <w:r>
        <w:annotationRef/>
      </w:r>
      <w:r w:rsidRPr="247C57D1">
        <w:t>ja, in ieder geval ergens noemen</w:t>
      </w:r>
    </w:p>
  </w:comment>
  <w:comment w:id="65" w:author="Leede, Luuk de" w:date="2026-02-23T15:05:00Z" w:initials="LL">
    <w:p w14:paraId="74AA6161" w14:textId="6F887832" w:rsidR="00A15BC5" w:rsidRDefault="00A15BC5">
      <w:r>
        <w:annotationRef/>
      </w:r>
      <w:r w:rsidRPr="50015604">
        <w:t>waar noemen we de belanghebbenden zelf?</w:t>
      </w:r>
    </w:p>
  </w:comment>
  <w:comment w:id="66" w:author="Tegelaar, Nick" w:date="2026-03-02T13:27:00Z" w:initials="NT">
    <w:p w14:paraId="16F6FADB" w14:textId="77777777" w:rsidR="00F478B2" w:rsidRDefault="00F478B2" w:rsidP="00F478B2">
      <w:pPr>
        <w:pStyle w:val="CommentText"/>
        <w:jc w:val="left"/>
      </w:pPr>
      <w:r>
        <w:rPr>
          <w:rStyle w:val="CommentReference"/>
        </w:rPr>
        <w:annotationRef/>
      </w:r>
      <w:r>
        <w:t>Hier ook, zie voorbeeld tabel in Bijlage 1.</w:t>
      </w:r>
    </w:p>
  </w:comment>
  <w:comment w:id="68" w:author="Tegelaar, Nick" w:date="2026-03-12T11:07:00Z" w:initials="NT">
    <w:p w14:paraId="30F948DD" w14:textId="77777777" w:rsidR="00384F0F" w:rsidRDefault="00384F0F" w:rsidP="00384F0F">
      <w:pPr>
        <w:pStyle w:val="CommentText"/>
        <w:jc w:val="left"/>
      </w:pPr>
      <w:r>
        <w:rPr>
          <w:rStyle w:val="CommentReference"/>
        </w:rPr>
        <w:annotationRef/>
      </w:r>
      <w:r>
        <w:t>SCOPE VAN HET IMS vastleggen</w:t>
      </w:r>
    </w:p>
  </w:comment>
  <w:comment w:id="73" w:author="Leede, Luuk de" w:date="2026-03-04T16:07:00Z" w:initials="LL">
    <w:p w14:paraId="49FE2299" w14:textId="77F7D8AD" w:rsidR="00C91F21" w:rsidRDefault="00D767EA">
      <w:r>
        <w:annotationRef/>
      </w:r>
      <w:r w:rsidRPr="09A869E9">
        <w:t>wat mij betreft zetten we hier de rollen in de definitieve setting, niet ten tijde van dit project.</w:t>
      </w:r>
    </w:p>
  </w:comment>
  <w:comment w:id="83" w:author="Leede, Luuk de" w:date="2026-03-04T16:11:00Z" w:initials="LL">
    <w:p w14:paraId="257EACFA" w14:textId="3308965B" w:rsidR="00C91F21" w:rsidRDefault="00D767EA">
      <w:r>
        <w:annotationRef/>
      </w:r>
      <w:r w:rsidRPr="04063902">
        <w:t>anders???</w:t>
      </w:r>
    </w:p>
  </w:comment>
  <w:comment w:id="84" w:author="Tegelaar, Nick" w:date="2026-03-12T11:08:00Z" w:initials="NT">
    <w:p w14:paraId="429455A3" w14:textId="77777777" w:rsidR="0007129D" w:rsidRDefault="0007129D" w:rsidP="0007129D">
      <w:pPr>
        <w:pStyle w:val="CommentText"/>
        <w:jc w:val="left"/>
      </w:pPr>
      <w:r>
        <w:rPr>
          <w:rStyle w:val="CommentReference"/>
        </w:rPr>
        <w:annotationRef/>
      </w:r>
      <w:r>
        <w:t>Wat bedoel je met anders?</w:t>
      </w:r>
    </w:p>
  </w:comment>
  <w:comment w:id="85" w:author="Leede, Luuk de" w:date="2026-03-12T16:36:00Z" w:initials="LL">
    <w:p w14:paraId="7499D3FB" w14:textId="17997311" w:rsidR="00D767EA" w:rsidRDefault="00D767EA">
      <w:r>
        <w:annotationRef/>
      </w:r>
      <w:r w:rsidRPr="27A163E6">
        <w:t xml:space="preserve">ik bedoelde toen dat ik er nog niet uit was wie eigenlijk hier de CISO moet zijn: het hoofd IB&amp;P (vind ik eigenlijk) of de toezichthouder bij concerncontrol of nog iemand anders. Een toezichthouder kan in mijn wereld geen Chief zijn. "De CISO is verantwoordelijk voor het ontwikkelen, implementeren en handhaven van beveiligingsbeleid." </w:t>
      </w:r>
    </w:p>
  </w:comment>
  <w:comment w:id="89" w:author="Tegelaar, Nick" w:date="2026-02-16T13:30:00Z" w:initials="NT">
    <w:p w14:paraId="77CB0AF9" w14:textId="77777777" w:rsidR="00BB514C" w:rsidRDefault="00BB514C" w:rsidP="00BB514C">
      <w:pPr>
        <w:pStyle w:val="CommentText"/>
        <w:jc w:val="left"/>
      </w:pPr>
      <w:r>
        <w:rPr>
          <w:rStyle w:val="CommentReference"/>
        </w:rPr>
        <w:annotationRef/>
      </w:r>
      <w:r>
        <w:t>Moeten we wel 3</w:t>
      </w:r>
      <w:r>
        <w:rPr>
          <w:vertAlign w:val="superscript"/>
        </w:rPr>
        <w:t>e</w:t>
      </w:r>
      <w:r>
        <w:t xml:space="preserve"> lijns rollen hier toevoegen? (wanneer implementatie klaar is)</w:t>
      </w:r>
    </w:p>
  </w:comment>
  <w:comment w:id="90" w:author="Leede, Luuk de" w:date="2026-03-04T15:44:00Z" w:initials="LL">
    <w:p w14:paraId="62E8C974" w14:textId="7395A813" w:rsidR="00C91F21" w:rsidRDefault="00D767EA">
      <w:r>
        <w:annotationRef/>
      </w:r>
      <w:r w:rsidRPr="45CC949C">
        <w:t>nee, ik denk van niet, is van de lijn. Hooguit als consultatiemogelijkheid.</w:t>
      </w:r>
    </w:p>
  </w:comment>
  <w:comment w:id="101" w:author="Tegelaar, Nick" w:date="2026-03-12T11:28:00Z" w:initials="NT">
    <w:p w14:paraId="17E00D27" w14:textId="77777777" w:rsidR="004A5CC4" w:rsidRDefault="004A5CC4" w:rsidP="004A5CC4">
      <w:pPr>
        <w:pStyle w:val="CommentText"/>
        <w:jc w:val="left"/>
      </w:pPr>
      <w:r>
        <w:rPr>
          <w:rStyle w:val="CommentReference"/>
        </w:rPr>
        <w:annotationRef/>
      </w:r>
      <w:r>
        <w:t>We kunnen hier een apart document voor opstellen dat de discipline-eigenaren zelf kunnen bijhouden.</w:t>
      </w:r>
    </w:p>
  </w:comment>
  <w:comment w:id="102" w:author="Tegelaar, Nick" w:date="2026-03-13T10:53:00Z" w:initials="NT">
    <w:p w14:paraId="738AF25B" w14:textId="38FE336D" w:rsidR="0011516C" w:rsidRDefault="0011516C" w:rsidP="0011516C">
      <w:pPr>
        <w:pStyle w:val="CommentText"/>
        <w:jc w:val="left"/>
      </w:pPr>
      <w:r>
        <w:rPr>
          <w:rStyle w:val="CommentReference"/>
        </w:rPr>
        <w:annotationRef/>
      </w:r>
      <w:r>
        <w:fldChar w:fldCharType="begin"/>
      </w:r>
      <w:r>
        <w:instrText>HYPERLINK "mailto:b.stevens@leiden.nl"</w:instrText>
      </w:r>
      <w:bookmarkStart w:id="104" w:name="_@_B2F46181DABA46E2AD432E4D987CA11CZ"/>
      <w:r>
        <w:fldChar w:fldCharType="separate"/>
      </w:r>
      <w:bookmarkEnd w:id="104"/>
      <w:r w:rsidRPr="0011516C">
        <w:rPr>
          <w:rStyle w:val="Mention"/>
          <w:noProof/>
        </w:rPr>
        <w:t>@Stevens, Bas</w:t>
      </w:r>
      <w:r>
        <w:fldChar w:fldCharType="end"/>
      </w:r>
      <w:r>
        <w:t xml:space="preserve"> mee aan de slag</w:t>
      </w:r>
    </w:p>
  </w:comment>
  <w:comment w:id="103" w:author="Tegelaar, Nick" w:date="2026-03-13T10:53:00Z" w:initials="NT">
    <w:p w14:paraId="5E6C3097" w14:textId="77777777" w:rsidR="00E63B37" w:rsidRDefault="00E63B37" w:rsidP="00E63B37">
      <w:pPr>
        <w:pStyle w:val="CommentText"/>
        <w:jc w:val="left"/>
      </w:pPr>
      <w:r>
        <w:rPr>
          <w:rStyle w:val="CommentReference"/>
        </w:rPr>
        <w:annotationRef/>
      </w:r>
      <w:r>
        <w:t>Kwartaalrapportages opzet</w:t>
      </w:r>
    </w:p>
  </w:comment>
  <w:comment w:id="133" w:author="Tegelaar, Nick" w:date="2026-03-02T14:53:00Z" w:initials="NT">
    <w:p w14:paraId="52103DFB" w14:textId="77777777" w:rsidR="007F11E3" w:rsidRDefault="007F11E3" w:rsidP="007F11E3">
      <w:pPr>
        <w:pStyle w:val="CommentText"/>
        <w:jc w:val="left"/>
      </w:pPr>
      <w:r>
        <w:rPr>
          <w:rStyle w:val="CommentReference"/>
        </w:rPr>
        <w:annotationRef/>
      </w:r>
      <w:r>
        <w:t>Ik ga dit bespreken met Vasilis</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68E6619C" w15:done="0"/>
  <w15:commentEx w15:paraId="0CDB7B71" w15:paraIdParent="68E6619C" w15:done="0"/>
  <w15:commentEx w15:paraId="6E190AFB" w15:paraIdParent="68E6619C" w15:done="0"/>
  <w15:commentEx w15:paraId="67BB2A1C" w15:done="0"/>
  <w15:commentEx w15:paraId="47C6821B" w15:paraIdParent="67BB2A1C" w15:done="0"/>
  <w15:commentEx w15:paraId="3360CA4B" w15:done="0"/>
  <w15:commentEx w15:paraId="199B90FA" w15:done="0"/>
  <w15:commentEx w15:paraId="1FE2A95E" w15:paraIdParent="199B90FA" w15:done="0"/>
  <w15:commentEx w15:paraId="49C5986D" w15:paraIdParent="199B90FA" w15:done="0"/>
  <w15:commentEx w15:paraId="462B6F92" w15:done="0"/>
  <w15:commentEx w15:paraId="5FE21C09" w15:paraIdParent="462B6F92" w15:done="0"/>
  <w15:commentEx w15:paraId="057664F9" w15:paraIdParent="462B6F92" w15:done="0"/>
  <w15:commentEx w15:paraId="38605A20" w15:done="0"/>
  <w15:commentEx w15:paraId="2E79DA42" w15:done="0"/>
  <w15:commentEx w15:paraId="16CB2795" w15:paraIdParent="2E79DA42" w15:done="0"/>
  <w15:commentEx w15:paraId="6F66D90C" w15:done="0"/>
  <w15:commentEx w15:paraId="053D5750" w15:paraIdParent="6F66D90C" w15:done="0"/>
  <w15:commentEx w15:paraId="079D0953" w15:done="0"/>
  <w15:commentEx w15:paraId="3912F580" w15:paraIdParent="079D0953" w15:done="0"/>
  <w15:commentEx w15:paraId="74AA6161" w15:done="0"/>
  <w15:commentEx w15:paraId="16F6FADB" w15:paraIdParent="74AA6161" w15:done="0"/>
  <w15:commentEx w15:paraId="30F948DD" w15:done="0"/>
  <w15:commentEx w15:paraId="49FE2299" w15:done="0"/>
  <w15:commentEx w15:paraId="257EACFA" w15:done="0"/>
  <w15:commentEx w15:paraId="429455A3" w15:paraIdParent="257EACFA" w15:done="0"/>
  <w15:commentEx w15:paraId="7499D3FB" w15:paraIdParent="257EACFA" w15:done="0"/>
  <w15:commentEx w15:paraId="77CB0AF9" w15:done="0"/>
  <w15:commentEx w15:paraId="62E8C974" w15:paraIdParent="77CB0AF9" w15:done="0"/>
  <w15:commentEx w15:paraId="17E00D27" w15:done="0"/>
  <w15:commentEx w15:paraId="738AF25B" w15:done="0"/>
  <w15:commentEx w15:paraId="5E6C3097" w15:paraIdParent="738AF25B" w15:done="0"/>
  <w15:commentEx w15:paraId="52103DFB"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45481B7A" w16cex:dateUtc="2026-03-04T14:36:00Z"/>
  <w16cex:commentExtensible w16cex:durableId="05E21796" w16cex:dateUtc="2026-03-10T11:45:00Z"/>
  <w16cex:commentExtensible w16cex:durableId="6D687740" w16cex:dateUtc="2026-03-12T10:04:00Z"/>
  <w16cex:commentExtensible w16cex:durableId="209CE4FD" w16cex:dateUtc="2026-02-18T13:49:00Z"/>
  <w16cex:commentExtensible w16cex:durableId="542F7167" w16cex:dateUtc="2026-03-02T14:09:00Z"/>
  <w16cex:commentExtensible w16cex:durableId="59241479" w16cex:dateUtc="2026-02-16T09:15:00Z">
    <w16cex:extLst>
      <w16:ext w16:uri="{CE6994B0-6A32-4C9F-8C6B-6E91EDA988CE}">
        <cr:reactions xmlns:cr="http://schemas.microsoft.com/office/comments/2020/reactions">
          <cr:reaction reactionType="1">
            <cr:reactionInfo dateUtc="2026-02-17T09:14:17Z">
              <cr:user userId="S::b.stevens@leiden.nl::a41c344e-d3fa-445d-a0c0-6aab35de66c6" userProvider="AD" userName="Stevens, Bas"/>
            </cr:reactionInfo>
          </cr:reaction>
        </cr:reactions>
      </w16:ext>
    </w16cex:extLst>
  </w16cex:commentExtensible>
  <w16cex:commentExtensible w16cex:durableId="2217DA19" w16cex:dateUtc="2026-02-17T09:14:00Z"/>
  <w16cex:commentExtensible w16cex:durableId="6D04CB6A" w16cex:dateUtc="2026-03-02T12:14:00Z"/>
  <w16cex:commentExtensible w16cex:durableId="0F44E44F" w16cex:dateUtc="2026-03-02T12:16:00Z"/>
  <w16cex:commentExtensible w16cex:durableId="61F34609" w16cex:dateUtc="2026-02-18T14:23:00Z"/>
  <w16cex:commentExtensible w16cex:durableId="72A3498C" w16cex:dateUtc="2026-03-02T12:14:00Z"/>
  <w16cex:commentExtensible w16cex:durableId="6B6E21C2" w16cex:dateUtc="2026-03-02T14:08:00Z"/>
  <w16cex:commentExtensible w16cex:durableId="3DA0AF68" w16cex:dateUtc="2026-03-02T14:11:00Z"/>
  <w16cex:commentExtensible w16cex:durableId="5EAEA8D7" w16cex:dateUtc="2026-02-18T13:43:00Z"/>
  <w16cex:commentExtensible w16cex:durableId="54DDB892" w16cex:dateUtc="2026-03-02T12:10:00Z"/>
  <w16cex:commentExtensible w16cex:durableId="1D36A732" w16cex:dateUtc="2026-02-18T13:42:00Z"/>
  <w16cex:commentExtensible w16cex:durableId="0A4725DE" w16cex:dateUtc="2026-03-02T12:19:00Z"/>
  <w16cex:commentExtensible w16cex:durableId="081A01B4" w16cex:dateUtc="2026-02-16T09:25:00Z"/>
  <w16cex:commentExtensible w16cex:durableId="3E728BA2" w16cex:dateUtc="2026-02-18T13:38:00Z"/>
  <w16cex:commentExtensible w16cex:durableId="3ADBDA47" w16cex:dateUtc="2026-02-23T14:05:00Z"/>
  <w16cex:commentExtensible w16cex:durableId="3A78FAAC" w16cex:dateUtc="2026-03-02T12:27:00Z"/>
  <w16cex:commentExtensible w16cex:durableId="32E81B79" w16cex:dateUtc="2026-03-12T10:07:00Z"/>
  <w16cex:commentExtensible w16cex:durableId="43E066A5" w16cex:dateUtc="2026-03-04T15:07:00Z"/>
  <w16cex:commentExtensible w16cex:durableId="21D1B6BD" w16cex:dateUtc="2026-03-04T15:11:00Z"/>
  <w16cex:commentExtensible w16cex:durableId="2827A26D" w16cex:dateUtc="2026-03-12T10:08:00Z"/>
  <w16cex:commentExtensible w16cex:durableId="7FFECF6D" w16cex:dateUtc="2026-03-12T15:36:00Z"/>
  <w16cex:commentExtensible w16cex:durableId="103F4873" w16cex:dateUtc="2026-02-16T12:30:00Z"/>
  <w16cex:commentExtensible w16cex:durableId="071311FD" w16cex:dateUtc="2026-03-04T14:44:00Z"/>
  <w16cex:commentExtensible w16cex:durableId="3F36CB90" w16cex:dateUtc="2026-03-12T10:28:00Z"/>
  <w16cex:commentExtensible w16cex:durableId="173984BF" w16cex:dateUtc="2026-03-13T09:53:00Z"/>
  <w16cex:commentExtensible w16cex:durableId="4C3F6C78" w16cex:dateUtc="2026-03-13T09:53:00Z"/>
  <w16cex:commentExtensible w16cex:durableId="3ABCDAFF" w16cex:dateUtc="2026-03-02T13:53: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68E6619C" w16cid:durableId="45481B7A"/>
  <w16cid:commentId w16cid:paraId="0CDB7B71" w16cid:durableId="05E21796"/>
  <w16cid:commentId w16cid:paraId="6E190AFB" w16cid:durableId="6D687740"/>
  <w16cid:commentId w16cid:paraId="67BB2A1C" w16cid:durableId="209CE4FD"/>
  <w16cid:commentId w16cid:paraId="47C6821B" w16cid:durableId="542F7167"/>
  <w16cid:commentId w16cid:paraId="3360CA4B" w16cid:durableId="59241479"/>
  <w16cid:commentId w16cid:paraId="199B90FA" w16cid:durableId="2217DA19"/>
  <w16cid:commentId w16cid:paraId="1FE2A95E" w16cid:durableId="6D04CB6A"/>
  <w16cid:commentId w16cid:paraId="49C5986D" w16cid:durableId="0F44E44F"/>
  <w16cid:commentId w16cid:paraId="462B6F92" w16cid:durableId="61F34609"/>
  <w16cid:commentId w16cid:paraId="5FE21C09" w16cid:durableId="72A3498C"/>
  <w16cid:commentId w16cid:paraId="057664F9" w16cid:durableId="6B6E21C2"/>
  <w16cid:commentId w16cid:paraId="38605A20" w16cid:durableId="3DA0AF68"/>
  <w16cid:commentId w16cid:paraId="2E79DA42" w16cid:durableId="5EAEA8D7"/>
  <w16cid:commentId w16cid:paraId="16CB2795" w16cid:durableId="54DDB892"/>
  <w16cid:commentId w16cid:paraId="6F66D90C" w16cid:durableId="1D36A732"/>
  <w16cid:commentId w16cid:paraId="053D5750" w16cid:durableId="0A4725DE"/>
  <w16cid:commentId w16cid:paraId="079D0953" w16cid:durableId="081A01B4"/>
  <w16cid:commentId w16cid:paraId="3912F580" w16cid:durableId="3E728BA2"/>
  <w16cid:commentId w16cid:paraId="74AA6161" w16cid:durableId="3ADBDA47"/>
  <w16cid:commentId w16cid:paraId="16F6FADB" w16cid:durableId="3A78FAAC"/>
  <w16cid:commentId w16cid:paraId="30F948DD" w16cid:durableId="32E81B79"/>
  <w16cid:commentId w16cid:paraId="49FE2299" w16cid:durableId="43E066A5"/>
  <w16cid:commentId w16cid:paraId="257EACFA" w16cid:durableId="21D1B6BD"/>
  <w16cid:commentId w16cid:paraId="429455A3" w16cid:durableId="2827A26D"/>
  <w16cid:commentId w16cid:paraId="7499D3FB" w16cid:durableId="7FFECF6D"/>
  <w16cid:commentId w16cid:paraId="77CB0AF9" w16cid:durableId="103F4873"/>
  <w16cid:commentId w16cid:paraId="62E8C974" w16cid:durableId="071311FD"/>
  <w16cid:commentId w16cid:paraId="17E00D27" w16cid:durableId="3F36CB90"/>
  <w16cid:commentId w16cid:paraId="738AF25B" w16cid:durableId="173984BF"/>
  <w16cid:commentId w16cid:paraId="5E6C3097" w16cid:durableId="4C3F6C78"/>
  <w16cid:commentId w16cid:paraId="52103DFB" w16cid:durableId="3ABCDAFF"/>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8EED0A8" w14:textId="77777777" w:rsidR="00D767EA" w:rsidRDefault="00D767EA" w:rsidP="00526744">
      <w:pPr>
        <w:spacing w:after="0" w:line="240" w:lineRule="auto"/>
      </w:pPr>
      <w:r>
        <w:separator/>
      </w:r>
    </w:p>
  </w:endnote>
  <w:endnote w:type="continuationSeparator" w:id="0">
    <w:p w14:paraId="1D13DBCB" w14:textId="77777777" w:rsidR="00D767EA" w:rsidRDefault="00D767EA" w:rsidP="0052674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altName w:val="Calibri"/>
    <w:panose1 w:val="00000000000000000000"/>
    <w:charset w:val="00"/>
    <w:family w:val="roman"/>
    <w:notTrueType/>
    <w:pitch w:val="default"/>
  </w:font>
  <w:font w:name="Aptos Display">
    <w:panose1 w:val="00000000000000000000"/>
    <w:charset w:val="00"/>
    <w:family w:val="roman"/>
    <w:notTrueType/>
    <w:pitch w:val="default"/>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BEC6F22" w14:textId="77777777" w:rsidR="00D767EA" w:rsidRDefault="00D767EA" w:rsidP="00526744">
      <w:pPr>
        <w:spacing w:after="0" w:line="240" w:lineRule="auto"/>
      </w:pPr>
      <w:r>
        <w:separator/>
      </w:r>
    </w:p>
  </w:footnote>
  <w:footnote w:type="continuationSeparator" w:id="0">
    <w:p w14:paraId="18EF99E3" w14:textId="77777777" w:rsidR="00D767EA" w:rsidRDefault="00D767EA" w:rsidP="00526744">
      <w:pPr>
        <w:spacing w:after="0" w:line="240" w:lineRule="auto"/>
      </w:pPr>
      <w:r>
        <w:continuationSeparator/>
      </w:r>
    </w:p>
  </w:footnote>
</w:footnotes>
</file>

<file path=word/intelligence2.xml><?xml version="1.0" encoding="utf-8"?>
<int2:intelligence xmlns:int2="http://schemas.microsoft.com/office/intelligence/2020/intelligence" xmlns:oel="http://schemas.microsoft.com/office/2019/extlst">
  <int2:observations>
    <int2:textHash int2:hashCode="FRQr1hEXzs0eYK" int2:id="mwgkFL08">
      <int2:state int2:value="Rejected" int2:type="spell"/>
    </int2:textHash>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4E6C90"/>
    <w:multiLevelType w:val="hybridMultilevel"/>
    <w:tmpl w:val="4DD44514"/>
    <w:lvl w:ilvl="0" w:tplc="04130001">
      <w:start w:val="1"/>
      <w:numFmt w:val="bullet"/>
      <w:lvlText w:val=""/>
      <w:lvlJc w:val="left"/>
      <w:pPr>
        <w:ind w:left="720" w:hanging="360"/>
      </w:pPr>
      <w:rPr>
        <w:rFonts w:ascii="Symbol" w:hAnsi="Symbol"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1" w15:restartNumberingAfterBreak="0">
    <w:nsid w:val="00823337"/>
    <w:multiLevelType w:val="multilevel"/>
    <w:tmpl w:val="15F6EE8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2E004C2"/>
    <w:multiLevelType w:val="multilevel"/>
    <w:tmpl w:val="08CA6C84"/>
    <w:styleLink w:val="nummeringkoppen"/>
    <w:lvl w:ilvl="0">
      <w:start w:val="1"/>
      <w:numFmt w:val="decimal"/>
      <w:pStyle w:val="Heading1"/>
      <w:lvlText w:val="%1"/>
      <w:lvlJc w:val="left"/>
      <w:pPr>
        <w:ind w:left="432" w:hanging="432"/>
      </w:pPr>
      <w:rPr>
        <w:rFonts w:hint="default"/>
      </w:rPr>
    </w:lvl>
    <w:lvl w:ilvl="1">
      <w:start w:val="1"/>
      <w:numFmt w:val="decimal"/>
      <w:pStyle w:val="Heading2"/>
      <w:lvlText w:val="%1.%2"/>
      <w:lvlJc w:val="left"/>
      <w:pPr>
        <w:ind w:left="576" w:hanging="576"/>
      </w:pPr>
      <w:rPr>
        <w:rFonts w:hint="default"/>
      </w:rPr>
    </w:lvl>
    <w:lvl w:ilvl="2">
      <w:start w:val="1"/>
      <w:numFmt w:val="decimal"/>
      <w:pStyle w:val="Heading3"/>
      <w:lvlText w:val="%1.%2.%3"/>
      <w:lvlJc w:val="left"/>
      <w:pPr>
        <w:ind w:left="720" w:hanging="720"/>
      </w:pPr>
      <w:rPr>
        <w:rFonts w:hint="default"/>
      </w:rPr>
    </w:lvl>
    <w:lvl w:ilvl="3">
      <w:start w:val="1"/>
      <w:numFmt w:val="decimal"/>
      <w:lvlText w:val="%1.%2.%3.%4"/>
      <w:lvlJc w:val="left"/>
      <w:pPr>
        <w:ind w:left="864" w:hanging="864"/>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3" w15:restartNumberingAfterBreak="0">
    <w:nsid w:val="034A66A9"/>
    <w:multiLevelType w:val="multilevel"/>
    <w:tmpl w:val="58984C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4416059"/>
    <w:multiLevelType w:val="hybridMultilevel"/>
    <w:tmpl w:val="F5DC81BC"/>
    <w:lvl w:ilvl="0" w:tplc="04130001">
      <w:start w:val="1"/>
      <w:numFmt w:val="bullet"/>
      <w:lvlText w:val=""/>
      <w:lvlJc w:val="left"/>
      <w:pPr>
        <w:ind w:left="720" w:hanging="360"/>
      </w:pPr>
      <w:rPr>
        <w:rFonts w:ascii="Symbol" w:hAnsi="Symbol"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5" w15:restartNumberingAfterBreak="0">
    <w:nsid w:val="063354C4"/>
    <w:multiLevelType w:val="hybridMultilevel"/>
    <w:tmpl w:val="0A6E5A9A"/>
    <w:lvl w:ilvl="0" w:tplc="3A624870">
      <w:start w:val="1"/>
      <w:numFmt w:val="bullet"/>
      <w:lvlText w:val=""/>
      <w:lvlJc w:val="left"/>
      <w:pPr>
        <w:ind w:left="720" w:hanging="360"/>
      </w:pPr>
      <w:rPr>
        <w:rFonts w:ascii="Symbol" w:hAnsi="Symbol" w:hint="default"/>
      </w:rPr>
    </w:lvl>
    <w:lvl w:ilvl="1" w:tplc="833AE590">
      <w:start w:val="1"/>
      <w:numFmt w:val="bullet"/>
      <w:lvlText w:val="o"/>
      <w:lvlJc w:val="left"/>
      <w:pPr>
        <w:ind w:left="1440" w:hanging="360"/>
      </w:pPr>
      <w:rPr>
        <w:rFonts w:ascii="Courier New" w:hAnsi="Courier New" w:hint="default"/>
      </w:rPr>
    </w:lvl>
    <w:lvl w:ilvl="2" w:tplc="565A29F6">
      <w:start w:val="1"/>
      <w:numFmt w:val="bullet"/>
      <w:lvlText w:val=""/>
      <w:lvlJc w:val="left"/>
      <w:pPr>
        <w:ind w:left="2160" w:hanging="360"/>
      </w:pPr>
      <w:rPr>
        <w:rFonts w:ascii="Wingdings" w:hAnsi="Wingdings" w:hint="default"/>
      </w:rPr>
    </w:lvl>
    <w:lvl w:ilvl="3" w:tplc="14A090BE">
      <w:start w:val="1"/>
      <w:numFmt w:val="bullet"/>
      <w:lvlText w:val=""/>
      <w:lvlJc w:val="left"/>
      <w:pPr>
        <w:ind w:left="2880" w:hanging="360"/>
      </w:pPr>
      <w:rPr>
        <w:rFonts w:ascii="Symbol" w:hAnsi="Symbol" w:hint="default"/>
      </w:rPr>
    </w:lvl>
    <w:lvl w:ilvl="4" w:tplc="2DDCCE42">
      <w:start w:val="1"/>
      <w:numFmt w:val="bullet"/>
      <w:lvlText w:val="o"/>
      <w:lvlJc w:val="left"/>
      <w:pPr>
        <w:ind w:left="3600" w:hanging="360"/>
      </w:pPr>
      <w:rPr>
        <w:rFonts w:ascii="Courier New" w:hAnsi="Courier New" w:hint="default"/>
      </w:rPr>
    </w:lvl>
    <w:lvl w:ilvl="5" w:tplc="3B5ED1CA">
      <w:start w:val="1"/>
      <w:numFmt w:val="bullet"/>
      <w:lvlText w:val=""/>
      <w:lvlJc w:val="left"/>
      <w:pPr>
        <w:ind w:left="4320" w:hanging="360"/>
      </w:pPr>
      <w:rPr>
        <w:rFonts w:ascii="Wingdings" w:hAnsi="Wingdings" w:hint="default"/>
      </w:rPr>
    </w:lvl>
    <w:lvl w:ilvl="6" w:tplc="CD46A732">
      <w:start w:val="1"/>
      <w:numFmt w:val="bullet"/>
      <w:lvlText w:val=""/>
      <w:lvlJc w:val="left"/>
      <w:pPr>
        <w:ind w:left="5040" w:hanging="360"/>
      </w:pPr>
      <w:rPr>
        <w:rFonts w:ascii="Symbol" w:hAnsi="Symbol" w:hint="default"/>
      </w:rPr>
    </w:lvl>
    <w:lvl w:ilvl="7" w:tplc="B87869DE">
      <w:start w:val="1"/>
      <w:numFmt w:val="bullet"/>
      <w:lvlText w:val="o"/>
      <w:lvlJc w:val="left"/>
      <w:pPr>
        <w:ind w:left="5760" w:hanging="360"/>
      </w:pPr>
      <w:rPr>
        <w:rFonts w:ascii="Courier New" w:hAnsi="Courier New" w:hint="default"/>
      </w:rPr>
    </w:lvl>
    <w:lvl w:ilvl="8" w:tplc="F8B86F90">
      <w:start w:val="1"/>
      <w:numFmt w:val="bullet"/>
      <w:lvlText w:val=""/>
      <w:lvlJc w:val="left"/>
      <w:pPr>
        <w:ind w:left="6480" w:hanging="360"/>
      </w:pPr>
      <w:rPr>
        <w:rFonts w:ascii="Wingdings" w:hAnsi="Wingdings" w:hint="default"/>
      </w:rPr>
    </w:lvl>
  </w:abstractNum>
  <w:abstractNum w:abstractNumId="6" w15:restartNumberingAfterBreak="0">
    <w:nsid w:val="06C13F38"/>
    <w:multiLevelType w:val="hybridMultilevel"/>
    <w:tmpl w:val="FAC03C16"/>
    <w:lvl w:ilvl="0" w:tplc="04130001">
      <w:start w:val="1"/>
      <w:numFmt w:val="bullet"/>
      <w:lvlText w:val=""/>
      <w:lvlJc w:val="left"/>
      <w:pPr>
        <w:ind w:left="720" w:hanging="360"/>
      </w:pPr>
      <w:rPr>
        <w:rFonts w:ascii="Symbol" w:hAnsi="Symbol"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7" w15:restartNumberingAfterBreak="0">
    <w:nsid w:val="06CB3BDA"/>
    <w:multiLevelType w:val="multilevel"/>
    <w:tmpl w:val="93E2C0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A3C515A"/>
    <w:multiLevelType w:val="hybridMultilevel"/>
    <w:tmpl w:val="6A860DB0"/>
    <w:lvl w:ilvl="0" w:tplc="04130001">
      <w:start w:val="1"/>
      <w:numFmt w:val="bullet"/>
      <w:lvlText w:val=""/>
      <w:lvlJc w:val="left"/>
      <w:pPr>
        <w:ind w:left="720" w:hanging="360"/>
      </w:pPr>
      <w:rPr>
        <w:rFonts w:ascii="Symbol" w:hAnsi="Symbol"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9" w15:restartNumberingAfterBreak="0">
    <w:nsid w:val="0B0AEE72"/>
    <w:multiLevelType w:val="hybridMultilevel"/>
    <w:tmpl w:val="166A2D66"/>
    <w:lvl w:ilvl="0" w:tplc="F3661488">
      <w:start w:val="1"/>
      <w:numFmt w:val="bullet"/>
      <w:lvlText w:val=""/>
      <w:lvlJc w:val="left"/>
      <w:pPr>
        <w:ind w:left="720" w:hanging="360"/>
      </w:pPr>
      <w:rPr>
        <w:rFonts w:ascii="Symbol" w:hAnsi="Symbol" w:hint="default"/>
      </w:rPr>
    </w:lvl>
    <w:lvl w:ilvl="1" w:tplc="0F9AF70E">
      <w:start w:val="1"/>
      <w:numFmt w:val="bullet"/>
      <w:lvlText w:val="o"/>
      <w:lvlJc w:val="left"/>
      <w:pPr>
        <w:ind w:left="1440" w:hanging="360"/>
      </w:pPr>
      <w:rPr>
        <w:rFonts w:ascii="Courier New" w:hAnsi="Courier New" w:hint="default"/>
      </w:rPr>
    </w:lvl>
    <w:lvl w:ilvl="2" w:tplc="735E7B50">
      <w:start w:val="1"/>
      <w:numFmt w:val="bullet"/>
      <w:lvlText w:val=""/>
      <w:lvlJc w:val="left"/>
      <w:pPr>
        <w:ind w:left="2160" w:hanging="360"/>
      </w:pPr>
      <w:rPr>
        <w:rFonts w:ascii="Wingdings" w:hAnsi="Wingdings" w:hint="default"/>
      </w:rPr>
    </w:lvl>
    <w:lvl w:ilvl="3" w:tplc="2AD48792">
      <w:start w:val="1"/>
      <w:numFmt w:val="bullet"/>
      <w:lvlText w:val=""/>
      <w:lvlJc w:val="left"/>
      <w:pPr>
        <w:ind w:left="2880" w:hanging="360"/>
      </w:pPr>
      <w:rPr>
        <w:rFonts w:ascii="Symbol" w:hAnsi="Symbol" w:hint="default"/>
      </w:rPr>
    </w:lvl>
    <w:lvl w:ilvl="4" w:tplc="8836E250">
      <w:start w:val="1"/>
      <w:numFmt w:val="bullet"/>
      <w:lvlText w:val="o"/>
      <w:lvlJc w:val="left"/>
      <w:pPr>
        <w:ind w:left="3600" w:hanging="360"/>
      </w:pPr>
      <w:rPr>
        <w:rFonts w:ascii="Courier New" w:hAnsi="Courier New" w:hint="default"/>
      </w:rPr>
    </w:lvl>
    <w:lvl w:ilvl="5" w:tplc="A1FE3466">
      <w:start w:val="1"/>
      <w:numFmt w:val="bullet"/>
      <w:lvlText w:val=""/>
      <w:lvlJc w:val="left"/>
      <w:pPr>
        <w:ind w:left="4320" w:hanging="360"/>
      </w:pPr>
      <w:rPr>
        <w:rFonts w:ascii="Wingdings" w:hAnsi="Wingdings" w:hint="default"/>
      </w:rPr>
    </w:lvl>
    <w:lvl w:ilvl="6" w:tplc="904659BA">
      <w:start w:val="1"/>
      <w:numFmt w:val="bullet"/>
      <w:lvlText w:val=""/>
      <w:lvlJc w:val="left"/>
      <w:pPr>
        <w:ind w:left="5040" w:hanging="360"/>
      </w:pPr>
      <w:rPr>
        <w:rFonts w:ascii="Symbol" w:hAnsi="Symbol" w:hint="default"/>
      </w:rPr>
    </w:lvl>
    <w:lvl w:ilvl="7" w:tplc="C4E0429E">
      <w:start w:val="1"/>
      <w:numFmt w:val="bullet"/>
      <w:lvlText w:val="o"/>
      <w:lvlJc w:val="left"/>
      <w:pPr>
        <w:ind w:left="5760" w:hanging="360"/>
      </w:pPr>
      <w:rPr>
        <w:rFonts w:ascii="Courier New" w:hAnsi="Courier New" w:hint="default"/>
      </w:rPr>
    </w:lvl>
    <w:lvl w:ilvl="8" w:tplc="075A77F2">
      <w:start w:val="1"/>
      <w:numFmt w:val="bullet"/>
      <w:lvlText w:val=""/>
      <w:lvlJc w:val="left"/>
      <w:pPr>
        <w:ind w:left="6480" w:hanging="360"/>
      </w:pPr>
      <w:rPr>
        <w:rFonts w:ascii="Wingdings" w:hAnsi="Wingdings" w:hint="default"/>
      </w:rPr>
    </w:lvl>
  </w:abstractNum>
  <w:abstractNum w:abstractNumId="10" w15:restartNumberingAfterBreak="0">
    <w:nsid w:val="0B18409E"/>
    <w:multiLevelType w:val="hybridMultilevel"/>
    <w:tmpl w:val="658AEFC8"/>
    <w:lvl w:ilvl="0" w:tplc="04130001">
      <w:start w:val="1"/>
      <w:numFmt w:val="bullet"/>
      <w:lvlText w:val=""/>
      <w:lvlJc w:val="left"/>
      <w:pPr>
        <w:ind w:left="720" w:hanging="360"/>
      </w:pPr>
      <w:rPr>
        <w:rFonts w:ascii="Symbol" w:hAnsi="Symbol"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11" w15:restartNumberingAfterBreak="0">
    <w:nsid w:val="0D1E5C43"/>
    <w:multiLevelType w:val="hybridMultilevel"/>
    <w:tmpl w:val="5B10E086"/>
    <w:lvl w:ilvl="0" w:tplc="0413000F">
      <w:start w:val="1"/>
      <w:numFmt w:val="decimal"/>
      <w:lvlText w:val="%1."/>
      <w:lvlJc w:val="left"/>
      <w:pPr>
        <w:ind w:left="720" w:hanging="360"/>
      </w:pPr>
    </w:lvl>
    <w:lvl w:ilvl="1" w:tplc="04130019" w:tentative="1">
      <w:start w:val="1"/>
      <w:numFmt w:val="lowerLetter"/>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abstractNum w:abstractNumId="12" w15:restartNumberingAfterBreak="0">
    <w:nsid w:val="0DF10417"/>
    <w:multiLevelType w:val="hybridMultilevel"/>
    <w:tmpl w:val="089C8FC4"/>
    <w:lvl w:ilvl="0" w:tplc="04130001">
      <w:start w:val="1"/>
      <w:numFmt w:val="bullet"/>
      <w:lvlText w:val=""/>
      <w:lvlJc w:val="left"/>
      <w:pPr>
        <w:ind w:left="720" w:hanging="360"/>
      </w:pPr>
      <w:rPr>
        <w:rFonts w:ascii="Symbol" w:hAnsi="Symbol"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13" w15:restartNumberingAfterBreak="0">
    <w:nsid w:val="0EA74116"/>
    <w:multiLevelType w:val="hybridMultilevel"/>
    <w:tmpl w:val="456E1CE6"/>
    <w:lvl w:ilvl="0" w:tplc="04130001">
      <w:start w:val="1"/>
      <w:numFmt w:val="bullet"/>
      <w:lvlText w:val=""/>
      <w:lvlJc w:val="left"/>
      <w:pPr>
        <w:ind w:left="720" w:hanging="360"/>
      </w:pPr>
      <w:rPr>
        <w:rFonts w:ascii="Symbol" w:hAnsi="Symbol"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14" w15:restartNumberingAfterBreak="0">
    <w:nsid w:val="0EF62744"/>
    <w:multiLevelType w:val="multilevel"/>
    <w:tmpl w:val="24D097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0F915C7F"/>
    <w:multiLevelType w:val="multilevel"/>
    <w:tmpl w:val="8C9EF8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0A07758"/>
    <w:multiLevelType w:val="hybridMultilevel"/>
    <w:tmpl w:val="6840DD04"/>
    <w:lvl w:ilvl="0" w:tplc="0413000F">
      <w:start w:val="1"/>
      <w:numFmt w:val="decimal"/>
      <w:lvlText w:val="%1."/>
      <w:lvlJc w:val="left"/>
      <w:pPr>
        <w:ind w:left="720" w:hanging="360"/>
      </w:pPr>
    </w:lvl>
    <w:lvl w:ilvl="1" w:tplc="04130019" w:tentative="1">
      <w:start w:val="1"/>
      <w:numFmt w:val="lowerLetter"/>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abstractNum w:abstractNumId="17" w15:restartNumberingAfterBreak="0">
    <w:nsid w:val="10A23E66"/>
    <w:multiLevelType w:val="multilevel"/>
    <w:tmpl w:val="4364D8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29E5863"/>
    <w:multiLevelType w:val="multilevel"/>
    <w:tmpl w:val="1A1E4B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12F91CA7"/>
    <w:multiLevelType w:val="hybridMultilevel"/>
    <w:tmpl w:val="FC643F5C"/>
    <w:lvl w:ilvl="0" w:tplc="0413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0" w15:restartNumberingAfterBreak="0">
    <w:nsid w:val="14942F4A"/>
    <w:multiLevelType w:val="hybridMultilevel"/>
    <w:tmpl w:val="B4129020"/>
    <w:lvl w:ilvl="0" w:tplc="0413000B">
      <w:start w:val="1"/>
      <w:numFmt w:val="bullet"/>
      <w:lvlText w:val=""/>
      <w:lvlJc w:val="left"/>
      <w:pPr>
        <w:ind w:left="720" w:hanging="360"/>
      </w:pPr>
      <w:rPr>
        <w:rFonts w:ascii="Wingdings" w:hAnsi="Wingdings"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21" w15:restartNumberingAfterBreak="0">
    <w:nsid w:val="15814616"/>
    <w:multiLevelType w:val="hybridMultilevel"/>
    <w:tmpl w:val="9F7CD150"/>
    <w:lvl w:ilvl="0" w:tplc="8B829EE6">
      <w:start w:val="1"/>
      <w:numFmt w:val="decimal"/>
      <w:lvlText w:val="%1."/>
      <w:lvlJc w:val="left"/>
      <w:pPr>
        <w:ind w:left="720" w:hanging="360"/>
      </w:pPr>
    </w:lvl>
    <w:lvl w:ilvl="1" w:tplc="49582604">
      <w:start w:val="1"/>
      <w:numFmt w:val="lowerLetter"/>
      <w:lvlText w:val="%2."/>
      <w:lvlJc w:val="left"/>
      <w:pPr>
        <w:ind w:left="1440" w:hanging="360"/>
      </w:pPr>
    </w:lvl>
    <w:lvl w:ilvl="2" w:tplc="D6DA2A7A">
      <w:start w:val="1"/>
      <w:numFmt w:val="lowerRoman"/>
      <w:lvlText w:val="%3."/>
      <w:lvlJc w:val="right"/>
      <w:pPr>
        <w:ind w:left="2160" w:hanging="180"/>
      </w:pPr>
    </w:lvl>
    <w:lvl w:ilvl="3" w:tplc="D612119A">
      <w:start w:val="1"/>
      <w:numFmt w:val="decimal"/>
      <w:lvlText w:val="%4."/>
      <w:lvlJc w:val="left"/>
      <w:pPr>
        <w:ind w:left="2880" w:hanging="360"/>
      </w:pPr>
    </w:lvl>
    <w:lvl w:ilvl="4" w:tplc="9B62738A">
      <w:start w:val="1"/>
      <w:numFmt w:val="lowerLetter"/>
      <w:lvlText w:val="%5."/>
      <w:lvlJc w:val="left"/>
      <w:pPr>
        <w:ind w:left="3600" w:hanging="360"/>
      </w:pPr>
    </w:lvl>
    <w:lvl w:ilvl="5" w:tplc="FF3C56D8">
      <w:start w:val="1"/>
      <w:numFmt w:val="lowerRoman"/>
      <w:lvlText w:val="%6."/>
      <w:lvlJc w:val="right"/>
      <w:pPr>
        <w:ind w:left="4320" w:hanging="180"/>
      </w:pPr>
    </w:lvl>
    <w:lvl w:ilvl="6" w:tplc="25A6D3A0">
      <w:start w:val="1"/>
      <w:numFmt w:val="decimal"/>
      <w:lvlText w:val="%7."/>
      <w:lvlJc w:val="left"/>
      <w:pPr>
        <w:ind w:left="5040" w:hanging="360"/>
      </w:pPr>
    </w:lvl>
    <w:lvl w:ilvl="7" w:tplc="56E27CD8">
      <w:start w:val="1"/>
      <w:numFmt w:val="lowerLetter"/>
      <w:lvlText w:val="%8."/>
      <w:lvlJc w:val="left"/>
      <w:pPr>
        <w:ind w:left="5760" w:hanging="360"/>
      </w:pPr>
    </w:lvl>
    <w:lvl w:ilvl="8" w:tplc="D1AC550C">
      <w:start w:val="1"/>
      <w:numFmt w:val="lowerRoman"/>
      <w:lvlText w:val="%9."/>
      <w:lvlJc w:val="right"/>
      <w:pPr>
        <w:ind w:left="6480" w:hanging="180"/>
      </w:pPr>
    </w:lvl>
  </w:abstractNum>
  <w:abstractNum w:abstractNumId="22" w15:restartNumberingAfterBreak="0">
    <w:nsid w:val="174E3BEA"/>
    <w:multiLevelType w:val="multilevel"/>
    <w:tmpl w:val="869E02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19447700"/>
    <w:multiLevelType w:val="hybridMultilevel"/>
    <w:tmpl w:val="2B0A81EA"/>
    <w:lvl w:ilvl="0" w:tplc="0413000F">
      <w:start w:val="1"/>
      <w:numFmt w:val="decimal"/>
      <w:lvlText w:val="%1."/>
      <w:lvlJc w:val="left"/>
      <w:pPr>
        <w:ind w:left="720" w:hanging="360"/>
      </w:pPr>
    </w:lvl>
    <w:lvl w:ilvl="1" w:tplc="04130019" w:tentative="1">
      <w:start w:val="1"/>
      <w:numFmt w:val="lowerLetter"/>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abstractNum w:abstractNumId="24" w15:restartNumberingAfterBreak="0">
    <w:nsid w:val="1C593595"/>
    <w:multiLevelType w:val="hybridMultilevel"/>
    <w:tmpl w:val="D08E93B8"/>
    <w:lvl w:ilvl="0" w:tplc="95F0AF8C">
      <w:start w:val="1"/>
      <w:numFmt w:val="bullet"/>
      <w:lvlText w:val=""/>
      <w:lvlJc w:val="left"/>
      <w:pPr>
        <w:ind w:left="720" w:hanging="360"/>
      </w:pPr>
      <w:rPr>
        <w:rFonts w:ascii="Symbol" w:hAnsi="Symbol" w:hint="default"/>
      </w:rPr>
    </w:lvl>
    <w:lvl w:ilvl="1" w:tplc="01CE7FD0">
      <w:start w:val="1"/>
      <w:numFmt w:val="bullet"/>
      <w:lvlText w:val="o"/>
      <w:lvlJc w:val="left"/>
      <w:pPr>
        <w:ind w:left="1440" w:hanging="360"/>
      </w:pPr>
      <w:rPr>
        <w:rFonts w:ascii="Courier New" w:hAnsi="Courier New" w:hint="default"/>
      </w:rPr>
    </w:lvl>
    <w:lvl w:ilvl="2" w:tplc="EA0ECB1A">
      <w:start w:val="1"/>
      <w:numFmt w:val="bullet"/>
      <w:lvlText w:val=""/>
      <w:lvlJc w:val="left"/>
      <w:pPr>
        <w:ind w:left="2160" w:hanging="360"/>
      </w:pPr>
      <w:rPr>
        <w:rFonts w:ascii="Wingdings" w:hAnsi="Wingdings" w:hint="default"/>
      </w:rPr>
    </w:lvl>
    <w:lvl w:ilvl="3" w:tplc="5CCC6FC0">
      <w:start w:val="1"/>
      <w:numFmt w:val="bullet"/>
      <w:lvlText w:val=""/>
      <w:lvlJc w:val="left"/>
      <w:pPr>
        <w:ind w:left="2880" w:hanging="360"/>
      </w:pPr>
      <w:rPr>
        <w:rFonts w:ascii="Symbol" w:hAnsi="Symbol" w:hint="default"/>
      </w:rPr>
    </w:lvl>
    <w:lvl w:ilvl="4" w:tplc="AD2CF812">
      <w:start w:val="1"/>
      <w:numFmt w:val="bullet"/>
      <w:lvlText w:val="o"/>
      <w:lvlJc w:val="left"/>
      <w:pPr>
        <w:ind w:left="3600" w:hanging="360"/>
      </w:pPr>
      <w:rPr>
        <w:rFonts w:ascii="Courier New" w:hAnsi="Courier New" w:hint="default"/>
      </w:rPr>
    </w:lvl>
    <w:lvl w:ilvl="5" w:tplc="682CCEF4">
      <w:start w:val="1"/>
      <w:numFmt w:val="bullet"/>
      <w:lvlText w:val=""/>
      <w:lvlJc w:val="left"/>
      <w:pPr>
        <w:ind w:left="4320" w:hanging="360"/>
      </w:pPr>
      <w:rPr>
        <w:rFonts w:ascii="Wingdings" w:hAnsi="Wingdings" w:hint="default"/>
      </w:rPr>
    </w:lvl>
    <w:lvl w:ilvl="6" w:tplc="1EB0C298">
      <w:start w:val="1"/>
      <w:numFmt w:val="bullet"/>
      <w:lvlText w:val=""/>
      <w:lvlJc w:val="left"/>
      <w:pPr>
        <w:ind w:left="5040" w:hanging="360"/>
      </w:pPr>
      <w:rPr>
        <w:rFonts w:ascii="Symbol" w:hAnsi="Symbol" w:hint="default"/>
      </w:rPr>
    </w:lvl>
    <w:lvl w:ilvl="7" w:tplc="BDF027A6">
      <w:start w:val="1"/>
      <w:numFmt w:val="bullet"/>
      <w:lvlText w:val="o"/>
      <w:lvlJc w:val="left"/>
      <w:pPr>
        <w:ind w:left="5760" w:hanging="360"/>
      </w:pPr>
      <w:rPr>
        <w:rFonts w:ascii="Courier New" w:hAnsi="Courier New" w:hint="default"/>
      </w:rPr>
    </w:lvl>
    <w:lvl w:ilvl="8" w:tplc="72303174">
      <w:start w:val="1"/>
      <w:numFmt w:val="bullet"/>
      <w:lvlText w:val=""/>
      <w:lvlJc w:val="left"/>
      <w:pPr>
        <w:ind w:left="6480" w:hanging="360"/>
      </w:pPr>
      <w:rPr>
        <w:rFonts w:ascii="Wingdings" w:hAnsi="Wingdings" w:hint="default"/>
      </w:rPr>
    </w:lvl>
  </w:abstractNum>
  <w:abstractNum w:abstractNumId="25" w15:restartNumberingAfterBreak="0">
    <w:nsid w:val="1D101649"/>
    <w:multiLevelType w:val="hybridMultilevel"/>
    <w:tmpl w:val="5CA6BF52"/>
    <w:lvl w:ilvl="0" w:tplc="0413000F">
      <w:start w:val="1"/>
      <w:numFmt w:val="decimal"/>
      <w:lvlText w:val="%1."/>
      <w:lvlJc w:val="left"/>
      <w:pPr>
        <w:ind w:left="720" w:hanging="360"/>
      </w:pPr>
    </w:lvl>
    <w:lvl w:ilvl="1" w:tplc="04130019" w:tentative="1">
      <w:start w:val="1"/>
      <w:numFmt w:val="lowerLetter"/>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abstractNum w:abstractNumId="26" w15:restartNumberingAfterBreak="0">
    <w:nsid w:val="1FA23D79"/>
    <w:multiLevelType w:val="hybridMultilevel"/>
    <w:tmpl w:val="FCC4B192"/>
    <w:lvl w:ilvl="0" w:tplc="0413000F">
      <w:start w:val="1"/>
      <w:numFmt w:val="decimal"/>
      <w:lvlText w:val="%1."/>
      <w:lvlJc w:val="left"/>
      <w:pPr>
        <w:ind w:left="720" w:hanging="360"/>
      </w:pPr>
    </w:lvl>
    <w:lvl w:ilvl="1" w:tplc="04130019" w:tentative="1">
      <w:start w:val="1"/>
      <w:numFmt w:val="lowerLetter"/>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abstractNum w:abstractNumId="27" w15:restartNumberingAfterBreak="0">
    <w:nsid w:val="20186596"/>
    <w:multiLevelType w:val="hybridMultilevel"/>
    <w:tmpl w:val="0B30975C"/>
    <w:lvl w:ilvl="0" w:tplc="0413000F">
      <w:start w:val="1"/>
      <w:numFmt w:val="decimal"/>
      <w:lvlText w:val="%1."/>
      <w:lvlJc w:val="left"/>
      <w:pPr>
        <w:ind w:left="720" w:hanging="360"/>
      </w:pPr>
    </w:lvl>
    <w:lvl w:ilvl="1" w:tplc="04130019" w:tentative="1">
      <w:start w:val="1"/>
      <w:numFmt w:val="lowerLetter"/>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abstractNum w:abstractNumId="28" w15:restartNumberingAfterBreak="0">
    <w:nsid w:val="20FF018D"/>
    <w:multiLevelType w:val="multilevel"/>
    <w:tmpl w:val="378A2A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21CE0FD1"/>
    <w:multiLevelType w:val="multilevel"/>
    <w:tmpl w:val="0AFCB8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21F9020C"/>
    <w:multiLevelType w:val="multilevel"/>
    <w:tmpl w:val="734477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23D72928"/>
    <w:multiLevelType w:val="multilevel"/>
    <w:tmpl w:val="36E6A6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26094EE4"/>
    <w:multiLevelType w:val="multilevel"/>
    <w:tmpl w:val="742888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26DE50E9"/>
    <w:multiLevelType w:val="multilevel"/>
    <w:tmpl w:val="9080F0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27540793"/>
    <w:multiLevelType w:val="hybridMultilevel"/>
    <w:tmpl w:val="68088618"/>
    <w:lvl w:ilvl="0" w:tplc="04130001">
      <w:start w:val="1"/>
      <w:numFmt w:val="bullet"/>
      <w:lvlText w:val=""/>
      <w:lvlJc w:val="left"/>
      <w:pPr>
        <w:ind w:left="720" w:hanging="360"/>
      </w:pPr>
      <w:rPr>
        <w:rFonts w:ascii="Symbol" w:hAnsi="Symbol"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35" w15:restartNumberingAfterBreak="0">
    <w:nsid w:val="275B7BBB"/>
    <w:multiLevelType w:val="hybridMultilevel"/>
    <w:tmpl w:val="28F81EC2"/>
    <w:lvl w:ilvl="0" w:tplc="04130001">
      <w:start w:val="1"/>
      <w:numFmt w:val="bullet"/>
      <w:lvlText w:val=""/>
      <w:lvlJc w:val="left"/>
      <w:pPr>
        <w:ind w:left="720" w:hanging="360"/>
      </w:pPr>
      <w:rPr>
        <w:rFonts w:ascii="Symbol" w:hAnsi="Symbol"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36" w15:restartNumberingAfterBreak="0">
    <w:nsid w:val="2D46227C"/>
    <w:multiLevelType w:val="hybridMultilevel"/>
    <w:tmpl w:val="502E5CD8"/>
    <w:lvl w:ilvl="0" w:tplc="0413000F">
      <w:start w:val="1"/>
      <w:numFmt w:val="decimal"/>
      <w:lvlText w:val="%1."/>
      <w:lvlJc w:val="left"/>
      <w:pPr>
        <w:ind w:left="720" w:hanging="360"/>
      </w:pPr>
    </w:lvl>
    <w:lvl w:ilvl="1" w:tplc="04130019" w:tentative="1">
      <w:start w:val="1"/>
      <w:numFmt w:val="lowerLetter"/>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abstractNum w:abstractNumId="37" w15:restartNumberingAfterBreak="0">
    <w:nsid w:val="2DC05B0A"/>
    <w:multiLevelType w:val="hybridMultilevel"/>
    <w:tmpl w:val="CDF0E85E"/>
    <w:lvl w:ilvl="0" w:tplc="0413000F">
      <w:start w:val="1"/>
      <w:numFmt w:val="decimal"/>
      <w:lvlText w:val="%1."/>
      <w:lvlJc w:val="left"/>
      <w:pPr>
        <w:ind w:left="720" w:hanging="360"/>
      </w:pPr>
    </w:lvl>
    <w:lvl w:ilvl="1" w:tplc="04130019" w:tentative="1">
      <w:start w:val="1"/>
      <w:numFmt w:val="lowerLetter"/>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abstractNum w:abstractNumId="38" w15:restartNumberingAfterBreak="0">
    <w:nsid w:val="2FE40D85"/>
    <w:multiLevelType w:val="hybridMultilevel"/>
    <w:tmpl w:val="20BC5762"/>
    <w:lvl w:ilvl="0" w:tplc="BD9A3578">
      <w:start w:val="1"/>
      <w:numFmt w:val="bullet"/>
      <w:lvlText w:val=""/>
      <w:lvlJc w:val="left"/>
      <w:pPr>
        <w:ind w:left="720" w:hanging="360"/>
      </w:pPr>
      <w:rPr>
        <w:rFonts w:ascii="Symbol" w:hAnsi="Symbol" w:hint="default"/>
      </w:rPr>
    </w:lvl>
    <w:lvl w:ilvl="1" w:tplc="A1802678">
      <w:start w:val="1"/>
      <w:numFmt w:val="bullet"/>
      <w:lvlText w:val="o"/>
      <w:lvlJc w:val="left"/>
      <w:pPr>
        <w:ind w:left="1440" w:hanging="360"/>
      </w:pPr>
      <w:rPr>
        <w:rFonts w:ascii="Courier New" w:hAnsi="Courier New" w:hint="default"/>
      </w:rPr>
    </w:lvl>
    <w:lvl w:ilvl="2" w:tplc="4C76B986">
      <w:start w:val="1"/>
      <w:numFmt w:val="bullet"/>
      <w:lvlText w:val=""/>
      <w:lvlJc w:val="left"/>
      <w:pPr>
        <w:ind w:left="2160" w:hanging="360"/>
      </w:pPr>
      <w:rPr>
        <w:rFonts w:ascii="Wingdings" w:hAnsi="Wingdings" w:hint="default"/>
      </w:rPr>
    </w:lvl>
    <w:lvl w:ilvl="3" w:tplc="BFE2BF5E">
      <w:start w:val="1"/>
      <w:numFmt w:val="bullet"/>
      <w:lvlText w:val=""/>
      <w:lvlJc w:val="left"/>
      <w:pPr>
        <w:ind w:left="2880" w:hanging="360"/>
      </w:pPr>
      <w:rPr>
        <w:rFonts w:ascii="Symbol" w:hAnsi="Symbol" w:hint="default"/>
      </w:rPr>
    </w:lvl>
    <w:lvl w:ilvl="4" w:tplc="018E13A8">
      <w:start w:val="1"/>
      <w:numFmt w:val="bullet"/>
      <w:lvlText w:val="o"/>
      <w:lvlJc w:val="left"/>
      <w:pPr>
        <w:ind w:left="3600" w:hanging="360"/>
      </w:pPr>
      <w:rPr>
        <w:rFonts w:ascii="Courier New" w:hAnsi="Courier New" w:hint="default"/>
      </w:rPr>
    </w:lvl>
    <w:lvl w:ilvl="5" w:tplc="77D2530A">
      <w:start w:val="1"/>
      <w:numFmt w:val="bullet"/>
      <w:lvlText w:val=""/>
      <w:lvlJc w:val="left"/>
      <w:pPr>
        <w:ind w:left="4320" w:hanging="360"/>
      </w:pPr>
      <w:rPr>
        <w:rFonts w:ascii="Wingdings" w:hAnsi="Wingdings" w:hint="default"/>
      </w:rPr>
    </w:lvl>
    <w:lvl w:ilvl="6" w:tplc="2C2C1718">
      <w:start w:val="1"/>
      <w:numFmt w:val="bullet"/>
      <w:lvlText w:val=""/>
      <w:lvlJc w:val="left"/>
      <w:pPr>
        <w:ind w:left="5040" w:hanging="360"/>
      </w:pPr>
      <w:rPr>
        <w:rFonts w:ascii="Symbol" w:hAnsi="Symbol" w:hint="default"/>
      </w:rPr>
    </w:lvl>
    <w:lvl w:ilvl="7" w:tplc="56B4CAE0">
      <w:start w:val="1"/>
      <w:numFmt w:val="bullet"/>
      <w:lvlText w:val="o"/>
      <w:lvlJc w:val="left"/>
      <w:pPr>
        <w:ind w:left="5760" w:hanging="360"/>
      </w:pPr>
      <w:rPr>
        <w:rFonts w:ascii="Courier New" w:hAnsi="Courier New" w:hint="default"/>
      </w:rPr>
    </w:lvl>
    <w:lvl w:ilvl="8" w:tplc="799231A8">
      <w:start w:val="1"/>
      <w:numFmt w:val="bullet"/>
      <w:lvlText w:val=""/>
      <w:lvlJc w:val="left"/>
      <w:pPr>
        <w:ind w:left="6480" w:hanging="360"/>
      </w:pPr>
      <w:rPr>
        <w:rFonts w:ascii="Wingdings" w:hAnsi="Wingdings" w:hint="default"/>
      </w:rPr>
    </w:lvl>
  </w:abstractNum>
  <w:abstractNum w:abstractNumId="39" w15:restartNumberingAfterBreak="0">
    <w:nsid w:val="31107EF3"/>
    <w:multiLevelType w:val="multilevel"/>
    <w:tmpl w:val="E4400B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357E5F68"/>
    <w:multiLevelType w:val="hybridMultilevel"/>
    <w:tmpl w:val="D9B45454"/>
    <w:lvl w:ilvl="0" w:tplc="04130001">
      <w:start w:val="1"/>
      <w:numFmt w:val="bullet"/>
      <w:lvlText w:val=""/>
      <w:lvlJc w:val="left"/>
      <w:pPr>
        <w:ind w:left="720" w:hanging="360"/>
      </w:pPr>
      <w:rPr>
        <w:rFonts w:ascii="Symbol" w:hAnsi="Symbol"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41" w15:restartNumberingAfterBreak="0">
    <w:nsid w:val="377823C1"/>
    <w:multiLevelType w:val="hybridMultilevel"/>
    <w:tmpl w:val="D08CFFDC"/>
    <w:lvl w:ilvl="0" w:tplc="0413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42" w15:restartNumberingAfterBreak="0">
    <w:nsid w:val="37F452CC"/>
    <w:multiLevelType w:val="hybridMultilevel"/>
    <w:tmpl w:val="2EF4C0DA"/>
    <w:lvl w:ilvl="0" w:tplc="1A6C0072">
      <w:start w:val="1"/>
      <w:numFmt w:val="bullet"/>
      <w:lvlText w:val=""/>
      <w:lvlJc w:val="left"/>
      <w:pPr>
        <w:ind w:left="720" w:hanging="360"/>
      </w:pPr>
      <w:rPr>
        <w:rFonts w:ascii="Symbol" w:hAnsi="Symbol" w:hint="default"/>
      </w:rPr>
    </w:lvl>
    <w:lvl w:ilvl="1" w:tplc="8D3C98C8">
      <w:start w:val="1"/>
      <w:numFmt w:val="bullet"/>
      <w:lvlText w:val="o"/>
      <w:lvlJc w:val="left"/>
      <w:pPr>
        <w:ind w:left="1440" w:hanging="360"/>
      </w:pPr>
      <w:rPr>
        <w:rFonts w:ascii="Courier New" w:hAnsi="Courier New" w:hint="default"/>
      </w:rPr>
    </w:lvl>
    <w:lvl w:ilvl="2" w:tplc="CAB86E6E">
      <w:start w:val="1"/>
      <w:numFmt w:val="bullet"/>
      <w:lvlText w:val=""/>
      <w:lvlJc w:val="left"/>
      <w:pPr>
        <w:ind w:left="2160" w:hanging="360"/>
      </w:pPr>
      <w:rPr>
        <w:rFonts w:ascii="Wingdings" w:hAnsi="Wingdings" w:hint="default"/>
      </w:rPr>
    </w:lvl>
    <w:lvl w:ilvl="3" w:tplc="CD3C3376">
      <w:start w:val="1"/>
      <w:numFmt w:val="bullet"/>
      <w:lvlText w:val=""/>
      <w:lvlJc w:val="left"/>
      <w:pPr>
        <w:ind w:left="2880" w:hanging="360"/>
      </w:pPr>
      <w:rPr>
        <w:rFonts w:ascii="Symbol" w:hAnsi="Symbol" w:hint="default"/>
      </w:rPr>
    </w:lvl>
    <w:lvl w:ilvl="4" w:tplc="962A4BB6">
      <w:start w:val="1"/>
      <w:numFmt w:val="bullet"/>
      <w:lvlText w:val="o"/>
      <w:lvlJc w:val="left"/>
      <w:pPr>
        <w:ind w:left="3600" w:hanging="360"/>
      </w:pPr>
      <w:rPr>
        <w:rFonts w:ascii="Courier New" w:hAnsi="Courier New" w:hint="default"/>
      </w:rPr>
    </w:lvl>
    <w:lvl w:ilvl="5" w:tplc="F82A1CE4">
      <w:start w:val="1"/>
      <w:numFmt w:val="bullet"/>
      <w:lvlText w:val=""/>
      <w:lvlJc w:val="left"/>
      <w:pPr>
        <w:ind w:left="4320" w:hanging="360"/>
      </w:pPr>
      <w:rPr>
        <w:rFonts w:ascii="Wingdings" w:hAnsi="Wingdings" w:hint="default"/>
      </w:rPr>
    </w:lvl>
    <w:lvl w:ilvl="6" w:tplc="D314537A">
      <w:start w:val="1"/>
      <w:numFmt w:val="bullet"/>
      <w:lvlText w:val=""/>
      <w:lvlJc w:val="left"/>
      <w:pPr>
        <w:ind w:left="5040" w:hanging="360"/>
      </w:pPr>
      <w:rPr>
        <w:rFonts w:ascii="Symbol" w:hAnsi="Symbol" w:hint="default"/>
      </w:rPr>
    </w:lvl>
    <w:lvl w:ilvl="7" w:tplc="DCC4CB94">
      <w:start w:val="1"/>
      <w:numFmt w:val="bullet"/>
      <w:lvlText w:val="o"/>
      <w:lvlJc w:val="left"/>
      <w:pPr>
        <w:ind w:left="5760" w:hanging="360"/>
      </w:pPr>
      <w:rPr>
        <w:rFonts w:ascii="Courier New" w:hAnsi="Courier New" w:hint="default"/>
      </w:rPr>
    </w:lvl>
    <w:lvl w:ilvl="8" w:tplc="8214D3BE">
      <w:start w:val="1"/>
      <w:numFmt w:val="bullet"/>
      <w:lvlText w:val=""/>
      <w:lvlJc w:val="left"/>
      <w:pPr>
        <w:ind w:left="6480" w:hanging="360"/>
      </w:pPr>
      <w:rPr>
        <w:rFonts w:ascii="Wingdings" w:hAnsi="Wingdings" w:hint="default"/>
      </w:rPr>
    </w:lvl>
  </w:abstractNum>
  <w:abstractNum w:abstractNumId="43" w15:restartNumberingAfterBreak="0">
    <w:nsid w:val="3892656D"/>
    <w:multiLevelType w:val="hybridMultilevel"/>
    <w:tmpl w:val="895270A6"/>
    <w:lvl w:ilvl="0" w:tplc="04130001">
      <w:start w:val="1"/>
      <w:numFmt w:val="bullet"/>
      <w:lvlText w:val=""/>
      <w:lvlJc w:val="left"/>
      <w:pPr>
        <w:ind w:left="720" w:hanging="360"/>
      </w:pPr>
      <w:rPr>
        <w:rFonts w:ascii="Symbol" w:hAnsi="Symbol"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44" w15:restartNumberingAfterBreak="0">
    <w:nsid w:val="392256C5"/>
    <w:multiLevelType w:val="hybridMultilevel"/>
    <w:tmpl w:val="91782EB0"/>
    <w:lvl w:ilvl="0" w:tplc="7A160C8E">
      <w:start w:val="1"/>
      <w:numFmt w:val="bullet"/>
      <w:lvlText w:val=""/>
      <w:lvlJc w:val="left"/>
      <w:pPr>
        <w:ind w:left="720" w:hanging="360"/>
      </w:pPr>
      <w:rPr>
        <w:rFonts w:ascii="Symbol" w:hAnsi="Symbol" w:hint="default"/>
      </w:rPr>
    </w:lvl>
    <w:lvl w:ilvl="1" w:tplc="DF8A3AB4">
      <w:start w:val="1"/>
      <w:numFmt w:val="bullet"/>
      <w:lvlText w:val="o"/>
      <w:lvlJc w:val="left"/>
      <w:pPr>
        <w:ind w:left="1440" w:hanging="360"/>
      </w:pPr>
      <w:rPr>
        <w:rFonts w:ascii="Courier New" w:hAnsi="Courier New" w:hint="default"/>
      </w:rPr>
    </w:lvl>
    <w:lvl w:ilvl="2" w:tplc="65246B0E">
      <w:start w:val="1"/>
      <w:numFmt w:val="bullet"/>
      <w:lvlText w:val=""/>
      <w:lvlJc w:val="left"/>
      <w:pPr>
        <w:ind w:left="2160" w:hanging="360"/>
      </w:pPr>
      <w:rPr>
        <w:rFonts w:ascii="Wingdings" w:hAnsi="Wingdings" w:hint="default"/>
      </w:rPr>
    </w:lvl>
    <w:lvl w:ilvl="3" w:tplc="8A5EBD50">
      <w:start w:val="1"/>
      <w:numFmt w:val="bullet"/>
      <w:lvlText w:val=""/>
      <w:lvlJc w:val="left"/>
      <w:pPr>
        <w:ind w:left="2880" w:hanging="360"/>
      </w:pPr>
      <w:rPr>
        <w:rFonts w:ascii="Symbol" w:hAnsi="Symbol" w:hint="default"/>
      </w:rPr>
    </w:lvl>
    <w:lvl w:ilvl="4" w:tplc="5442FB2E">
      <w:start w:val="1"/>
      <w:numFmt w:val="bullet"/>
      <w:lvlText w:val="o"/>
      <w:lvlJc w:val="left"/>
      <w:pPr>
        <w:ind w:left="3600" w:hanging="360"/>
      </w:pPr>
      <w:rPr>
        <w:rFonts w:ascii="Courier New" w:hAnsi="Courier New" w:hint="default"/>
      </w:rPr>
    </w:lvl>
    <w:lvl w:ilvl="5" w:tplc="97F06B92">
      <w:start w:val="1"/>
      <w:numFmt w:val="bullet"/>
      <w:lvlText w:val=""/>
      <w:lvlJc w:val="left"/>
      <w:pPr>
        <w:ind w:left="4320" w:hanging="360"/>
      </w:pPr>
      <w:rPr>
        <w:rFonts w:ascii="Wingdings" w:hAnsi="Wingdings" w:hint="default"/>
      </w:rPr>
    </w:lvl>
    <w:lvl w:ilvl="6" w:tplc="2A0C5762">
      <w:start w:val="1"/>
      <w:numFmt w:val="bullet"/>
      <w:lvlText w:val=""/>
      <w:lvlJc w:val="left"/>
      <w:pPr>
        <w:ind w:left="5040" w:hanging="360"/>
      </w:pPr>
      <w:rPr>
        <w:rFonts w:ascii="Symbol" w:hAnsi="Symbol" w:hint="default"/>
      </w:rPr>
    </w:lvl>
    <w:lvl w:ilvl="7" w:tplc="D132E97C">
      <w:start w:val="1"/>
      <w:numFmt w:val="bullet"/>
      <w:lvlText w:val="o"/>
      <w:lvlJc w:val="left"/>
      <w:pPr>
        <w:ind w:left="5760" w:hanging="360"/>
      </w:pPr>
      <w:rPr>
        <w:rFonts w:ascii="Courier New" w:hAnsi="Courier New" w:hint="default"/>
      </w:rPr>
    </w:lvl>
    <w:lvl w:ilvl="8" w:tplc="CAEEC680">
      <w:start w:val="1"/>
      <w:numFmt w:val="bullet"/>
      <w:lvlText w:val=""/>
      <w:lvlJc w:val="left"/>
      <w:pPr>
        <w:ind w:left="6480" w:hanging="360"/>
      </w:pPr>
      <w:rPr>
        <w:rFonts w:ascii="Wingdings" w:hAnsi="Wingdings" w:hint="default"/>
      </w:rPr>
    </w:lvl>
  </w:abstractNum>
  <w:abstractNum w:abstractNumId="45" w15:restartNumberingAfterBreak="0">
    <w:nsid w:val="398608A4"/>
    <w:multiLevelType w:val="multilevel"/>
    <w:tmpl w:val="4DE6D1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39930998"/>
    <w:multiLevelType w:val="hybridMultilevel"/>
    <w:tmpl w:val="5E72B4F4"/>
    <w:lvl w:ilvl="0" w:tplc="04130001">
      <w:start w:val="1"/>
      <w:numFmt w:val="bullet"/>
      <w:lvlText w:val=""/>
      <w:lvlJc w:val="left"/>
      <w:pPr>
        <w:ind w:left="720" w:hanging="360"/>
      </w:pPr>
      <w:rPr>
        <w:rFonts w:ascii="Symbol" w:hAnsi="Symbol"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47" w15:restartNumberingAfterBreak="0">
    <w:nsid w:val="3BBB2E3D"/>
    <w:multiLevelType w:val="hybridMultilevel"/>
    <w:tmpl w:val="24786A00"/>
    <w:lvl w:ilvl="0" w:tplc="04130001">
      <w:start w:val="1"/>
      <w:numFmt w:val="bullet"/>
      <w:lvlText w:val=""/>
      <w:lvlJc w:val="left"/>
      <w:pPr>
        <w:ind w:left="720" w:hanging="360"/>
      </w:pPr>
      <w:rPr>
        <w:rFonts w:ascii="Symbol" w:hAnsi="Symbol"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48" w15:restartNumberingAfterBreak="0">
    <w:nsid w:val="3C5A08FC"/>
    <w:multiLevelType w:val="hybridMultilevel"/>
    <w:tmpl w:val="AF00FDF4"/>
    <w:lvl w:ilvl="0" w:tplc="04130001">
      <w:start w:val="1"/>
      <w:numFmt w:val="bullet"/>
      <w:lvlText w:val=""/>
      <w:lvlJc w:val="left"/>
      <w:pPr>
        <w:ind w:left="720" w:hanging="360"/>
      </w:pPr>
      <w:rPr>
        <w:rFonts w:ascii="Symbol" w:hAnsi="Symbol"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49" w15:restartNumberingAfterBreak="0">
    <w:nsid w:val="3F4B5CD3"/>
    <w:multiLevelType w:val="hybridMultilevel"/>
    <w:tmpl w:val="5A44638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50" w15:restartNumberingAfterBreak="0">
    <w:nsid w:val="3F736491"/>
    <w:multiLevelType w:val="multilevel"/>
    <w:tmpl w:val="9B2EAD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3F7A733D"/>
    <w:multiLevelType w:val="multilevel"/>
    <w:tmpl w:val="6D7476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3FDD4A80"/>
    <w:multiLevelType w:val="hybridMultilevel"/>
    <w:tmpl w:val="B5D645C2"/>
    <w:lvl w:ilvl="0" w:tplc="04130001">
      <w:start w:val="1"/>
      <w:numFmt w:val="bullet"/>
      <w:lvlText w:val=""/>
      <w:lvlJc w:val="left"/>
      <w:pPr>
        <w:ind w:left="720" w:hanging="360"/>
      </w:pPr>
      <w:rPr>
        <w:rFonts w:ascii="Symbol" w:hAnsi="Symbol"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53" w15:restartNumberingAfterBreak="0">
    <w:nsid w:val="41407DAF"/>
    <w:multiLevelType w:val="hybridMultilevel"/>
    <w:tmpl w:val="F70C2F58"/>
    <w:lvl w:ilvl="0" w:tplc="0413000F">
      <w:start w:val="1"/>
      <w:numFmt w:val="decimal"/>
      <w:lvlText w:val="%1."/>
      <w:lvlJc w:val="left"/>
      <w:pPr>
        <w:ind w:left="720" w:hanging="360"/>
      </w:pPr>
    </w:lvl>
    <w:lvl w:ilvl="1" w:tplc="04130019" w:tentative="1">
      <w:start w:val="1"/>
      <w:numFmt w:val="lowerLetter"/>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abstractNum w:abstractNumId="54" w15:restartNumberingAfterBreak="0">
    <w:nsid w:val="439B5CD9"/>
    <w:multiLevelType w:val="multilevel"/>
    <w:tmpl w:val="AA3A11CE"/>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55" w15:restartNumberingAfterBreak="0">
    <w:nsid w:val="4B257F64"/>
    <w:multiLevelType w:val="multilevel"/>
    <w:tmpl w:val="F8C2C3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4D2304DE"/>
    <w:multiLevelType w:val="multilevel"/>
    <w:tmpl w:val="BEDEFB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4D370507"/>
    <w:multiLevelType w:val="hybridMultilevel"/>
    <w:tmpl w:val="227066AA"/>
    <w:lvl w:ilvl="0" w:tplc="04130001">
      <w:start w:val="1"/>
      <w:numFmt w:val="bullet"/>
      <w:lvlText w:val=""/>
      <w:lvlJc w:val="left"/>
      <w:pPr>
        <w:ind w:left="720" w:hanging="360"/>
      </w:pPr>
      <w:rPr>
        <w:rFonts w:ascii="Symbol" w:hAnsi="Symbol"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58" w15:restartNumberingAfterBreak="0">
    <w:nsid w:val="4F360D66"/>
    <w:multiLevelType w:val="hybridMultilevel"/>
    <w:tmpl w:val="5CD84C2A"/>
    <w:lvl w:ilvl="0" w:tplc="0413000B">
      <w:start w:val="1"/>
      <w:numFmt w:val="bullet"/>
      <w:lvlText w:val=""/>
      <w:lvlJc w:val="left"/>
      <w:pPr>
        <w:ind w:left="720" w:hanging="360"/>
      </w:pPr>
      <w:rPr>
        <w:rFonts w:ascii="Wingdings" w:hAnsi="Wingdings"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59" w15:restartNumberingAfterBreak="0">
    <w:nsid w:val="4F524082"/>
    <w:multiLevelType w:val="multilevel"/>
    <w:tmpl w:val="D90050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50870CDA"/>
    <w:multiLevelType w:val="multilevel"/>
    <w:tmpl w:val="83340B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50CC69BF"/>
    <w:multiLevelType w:val="multilevel"/>
    <w:tmpl w:val="0B24CB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51FE818B"/>
    <w:multiLevelType w:val="hybridMultilevel"/>
    <w:tmpl w:val="53A41B6E"/>
    <w:lvl w:ilvl="0" w:tplc="AF3C3E04">
      <w:start w:val="1"/>
      <w:numFmt w:val="bullet"/>
      <w:lvlText w:val=""/>
      <w:lvlJc w:val="left"/>
      <w:pPr>
        <w:ind w:left="720" w:hanging="360"/>
      </w:pPr>
      <w:rPr>
        <w:rFonts w:ascii="Symbol" w:hAnsi="Symbol" w:hint="default"/>
      </w:rPr>
    </w:lvl>
    <w:lvl w:ilvl="1" w:tplc="A62C62F2">
      <w:start w:val="1"/>
      <w:numFmt w:val="bullet"/>
      <w:lvlText w:val="o"/>
      <w:lvlJc w:val="left"/>
      <w:pPr>
        <w:ind w:left="1440" w:hanging="360"/>
      </w:pPr>
      <w:rPr>
        <w:rFonts w:ascii="Courier New" w:hAnsi="Courier New" w:hint="default"/>
      </w:rPr>
    </w:lvl>
    <w:lvl w:ilvl="2" w:tplc="5EAA3822">
      <w:start w:val="1"/>
      <w:numFmt w:val="bullet"/>
      <w:lvlText w:val=""/>
      <w:lvlJc w:val="left"/>
      <w:pPr>
        <w:ind w:left="2160" w:hanging="360"/>
      </w:pPr>
      <w:rPr>
        <w:rFonts w:ascii="Wingdings" w:hAnsi="Wingdings" w:hint="default"/>
      </w:rPr>
    </w:lvl>
    <w:lvl w:ilvl="3" w:tplc="E146FFF2">
      <w:start w:val="1"/>
      <w:numFmt w:val="bullet"/>
      <w:lvlText w:val=""/>
      <w:lvlJc w:val="left"/>
      <w:pPr>
        <w:ind w:left="2880" w:hanging="360"/>
      </w:pPr>
      <w:rPr>
        <w:rFonts w:ascii="Symbol" w:hAnsi="Symbol" w:hint="default"/>
      </w:rPr>
    </w:lvl>
    <w:lvl w:ilvl="4" w:tplc="85F453B6">
      <w:start w:val="1"/>
      <w:numFmt w:val="bullet"/>
      <w:lvlText w:val="o"/>
      <w:lvlJc w:val="left"/>
      <w:pPr>
        <w:ind w:left="3600" w:hanging="360"/>
      </w:pPr>
      <w:rPr>
        <w:rFonts w:ascii="Courier New" w:hAnsi="Courier New" w:hint="default"/>
      </w:rPr>
    </w:lvl>
    <w:lvl w:ilvl="5" w:tplc="FEE2E51C">
      <w:start w:val="1"/>
      <w:numFmt w:val="bullet"/>
      <w:lvlText w:val=""/>
      <w:lvlJc w:val="left"/>
      <w:pPr>
        <w:ind w:left="4320" w:hanging="360"/>
      </w:pPr>
      <w:rPr>
        <w:rFonts w:ascii="Wingdings" w:hAnsi="Wingdings" w:hint="default"/>
      </w:rPr>
    </w:lvl>
    <w:lvl w:ilvl="6" w:tplc="E6C0F70C">
      <w:start w:val="1"/>
      <w:numFmt w:val="bullet"/>
      <w:lvlText w:val=""/>
      <w:lvlJc w:val="left"/>
      <w:pPr>
        <w:ind w:left="5040" w:hanging="360"/>
      </w:pPr>
      <w:rPr>
        <w:rFonts w:ascii="Symbol" w:hAnsi="Symbol" w:hint="default"/>
      </w:rPr>
    </w:lvl>
    <w:lvl w:ilvl="7" w:tplc="40BAAFB4">
      <w:start w:val="1"/>
      <w:numFmt w:val="bullet"/>
      <w:lvlText w:val="o"/>
      <w:lvlJc w:val="left"/>
      <w:pPr>
        <w:ind w:left="5760" w:hanging="360"/>
      </w:pPr>
      <w:rPr>
        <w:rFonts w:ascii="Courier New" w:hAnsi="Courier New" w:hint="default"/>
      </w:rPr>
    </w:lvl>
    <w:lvl w:ilvl="8" w:tplc="422E6AC2">
      <w:start w:val="1"/>
      <w:numFmt w:val="bullet"/>
      <w:lvlText w:val=""/>
      <w:lvlJc w:val="left"/>
      <w:pPr>
        <w:ind w:left="6480" w:hanging="360"/>
      </w:pPr>
      <w:rPr>
        <w:rFonts w:ascii="Wingdings" w:hAnsi="Wingdings" w:hint="default"/>
      </w:rPr>
    </w:lvl>
  </w:abstractNum>
  <w:abstractNum w:abstractNumId="63" w15:restartNumberingAfterBreak="0">
    <w:nsid w:val="52543779"/>
    <w:multiLevelType w:val="hybridMultilevel"/>
    <w:tmpl w:val="A9E06B8A"/>
    <w:lvl w:ilvl="0" w:tplc="0413000F">
      <w:start w:val="1"/>
      <w:numFmt w:val="decimal"/>
      <w:lvlText w:val="%1."/>
      <w:lvlJc w:val="left"/>
      <w:pPr>
        <w:ind w:left="720" w:hanging="360"/>
      </w:pPr>
    </w:lvl>
    <w:lvl w:ilvl="1" w:tplc="04130019" w:tentative="1">
      <w:start w:val="1"/>
      <w:numFmt w:val="lowerLetter"/>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abstractNum w:abstractNumId="64" w15:restartNumberingAfterBreak="0">
    <w:nsid w:val="530C2D9E"/>
    <w:multiLevelType w:val="multilevel"/>
    <w:tmpl w:val="9E8616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55E573C1"/>
    <w:multiLevelType w:val="hybridMultilevel"/>
    <w:tmpl w:val="E24AD64E"/>
    <w:lvl w:ilvl="0" w:tplc="0413000F">
      <w:start w:val="1"/>
      <w:numFmt w:val="decimal"/>
      <w:lvlText w:val="%1."/>
      <w:lvlJc w:val="left"/>
      <w:pPr>
        <w:ind w:left="720" w:hanging="360"/>
      </w:pPr>
    </w:lvl>
    <w:lvl w:ilvl="1" w:tplc="04130019" w:tentative="1">
      <w:start w:val="1"/>
      <w:numFmt w:val="lowerLetter"/>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abstractNum w:abstractNumId="66" w15:restartNumberingAfterBreak="0">
    <w:nsid w:val="5634489F"/>
    <w:multiLevelType w:val="hybridMultilevel"/>
    <w:tmpl w:val="95BCE71C"/>
    <w:lvl w:ilvl="0" w:tplc="04130001">
      <w:start w:val="1"/>
      <w:numFmt w:val="bullet"/>
      <w:lvlText w:val=""/>
      <w:lvlJc w:val="left"/>
      <w:pPr>
        <w:ind w:left="720" w:hanging="360"/>
      </w:pPr>
      <w:rPr>
        <w:rFonts w:ascii="Symbol" w:hAnsi="Symbol"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67" w15:restartNumberingAfterBreak="0">
    <w:nsid w:val="57A75BEB"/>
    <w:multiLevelType w:val="multilevel"/>
    <w:tmpl w:val="43F0AF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589AEB5C"/>
    <w:multiLevelType w:val="hybridMultilevel"/>
    <w:tmpl w:val="7C1CB200"/>
    <w:lvl w:ilvl="0" w:tplc="5DA2AB98">
      <w:start w:val="1"/>
      <w:numFmt w:val="bullet"/>
      <w:lvlText w:val="-"/>
      <w:lvlJc w:val="left"/>
      <w:pPr>
        <w:ind w:left="720" w:hanging="360"/>
      </w:pPr>
      <w:rPr>
        <w:rFonts w:ascii="Aptos" w:hAnsi="Aptos" w:hint="default"/>
      </w:rPr>
    </w:lvl>
    <w:lvl w:ilvl="1" w:tplc="58701844">
      <w:start w:val="1"/>
      <w:numFmt w:val="bullet"/>
      <w:lvlText w:val="o"/>
      <w:lvlJc w:val="left"/>
      <w:pPr>
        <w:ind w:left="1440" w:hanging="360"/>
      </w:pPr>
      <w:rPr>
        <w:rFonts w:ascii="Courier New" w:hAnsi="Courier New" w:hint="default"/>
      </w:rPr>
    </w:lvl>
    <w:lvl w:ilvl="2" w:tplc="5E287B10">
      <w:start w:val="1"/>
      <w:numFmt w:val="bullet"/>
      <w:lvlText w:val=""/>
      <w:lvlJc w:val="left"/>
      <w:pPr>
        <w:ind w:left="2160" w:hanging="360"/>
      </w:pPr>
      <w:rPr>
        <w:rFonts w:ascii="Wingdings" w:hAnsi="Wingdings" w:hint="default"/>
      </w:rPr>
    </w:lvl>
    <w:lvl w:ilvl="3" w:tplc="9A7C10DE">
      <w:start w:val="1"/>
      <w:numFmt w:val="bullet"/>
      <w:lvlText w:val=""/>
      <w:lvlJc w:val="left"/>
      <w:pPr>
        <w:ind w:left="2880" w:hanging="360"/>
      </w:pPr>
      <w:rPr>
        <w:rFonts w:ascii="Symbol" w:hAnsi="Symbol" w:hint="default"/>
      </w:rPr>
    </w:lvl>
    <w:lvl w:ilvl="4" w:tplc="6E982664">
      <w:start w:val="1"/>
      <w:numFmt w:val="bullet"/>
      <w:lvlText w:val="o"/>
      <w:lvlJc w:val="left"/>
      <w:pPr>
        <w:ind w:left="3600" w:hanging="360"/>
      </w:pPr>
      <w:rPr>
        <w:rFonts w:ascii="Courier New" w:hAnsi="Courier New" w:hint="default"/>
      </w:rPr>
    </w:lvl>
    <w:lvl w:ilvl="5" w:tplc="1B167BCE">
      <w:start w:val="1"/>
      <w:numFmt w:val="bullet"/>
      <w:lvlText w:val=""/>
      <w:lvlJc w:val="left"/>
      <w:pPr>
        <w:ind w:left="4320" w:hanging="360"/>
      </w:pPr>
      <w:rPr>
        <w:rFonts w:ascii="Wingdings" w:hAnsi="Wingdings" w:hint="default"/>
      </w:rPr>
    </w:lvl>
    <w:lvl w:ilvl="6" w:tplc="14F202FE">
      <w:start w:val="1"/>
      <w:numFmt w:val="bullet"/>
      <w:lvlText w:val=""/>
      <w:lvlJc w:val="left"/>
      <w:pPr>
        <w:ind w:left="5040" w:hanging="360"/>
      </w:pPr>
      <w:rPr>
        <w:rFonts w:ascii="Symbol" w:hAnsi="Symbol" w:hint="default"/>
      </w:rPr>
    </w:lvl>
    <w:lvl w:ilvl="7" w:tplc="241A7266">
      <w:start w:val="1"/>
      <w:numFmt w:val="bullet"/>
      <w:lvlText w:val="o"/>
      <w:lvlJc w:val="left"/>
      <w:pPr>
        <w:ind w:left="5760" w:hanging="360"/>
      </w:pPr>
      <w:rPr>
        <w:rFonts w:ascii="Courier New" w:hAnsi="Courier New" w:hint="default"/>
      </w:rPr>
    </w:lvl>
    <w:lvl w:ilvl="8" w:tplc="4006A7F8">
      <w:start w:val="1"/>
      <w:numFmt w:val="bullet"/>
      <w:lvlText w:val=""/>
      <w:lvlJc w:val="left"/>
      <w:pPr>
        <w:ind w:left="6480" w:hanging="360"/>
      </w:pPr>
      <w:rPr>
        <w:rFonts w:ascii="Wingdings" w:hAnsi="Wingdings" w:hint="default"/>
      </w:rPr>
    </w:lvl>
  </w:abstractNum>
  <w:abstractNum w:abstractNumId="69" w15:restartNumberingAfterBreak="0">
    <w:nsid w:val="5D1379DB"/>
    <w:multiLevelType w:val="hybridMultilevel"/>
    <w:tmpl w:val="10E80724"/>
    <w:lvl w:ilvl="0" w:tplc="04130001">
      <w:start w:val="1"/>
      <w:numFmt w:val="bullet"/>
      <w:lvlText w:val=""/>
      <w:lvlJc w:val="left"/>
      <w:pPr>
        <w:ind w:left="720" w:hanging="360"/>
      </w:pPr>
      <w:rPr>
        <w:rFonts w:ascii="Symbol" w:hAnsi="Symbol"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70" w15:restartNumberingAfterBreak="0">
    <w:nsid w:val="5F59305C"/>
    <w:multiLevelType w:val="hybridMultilevel"/>
    <w:tmpl w:val="DD0E0BEA"/>
    <w:lvl w:ilvl="0" w:tplc="04130001">
      <w:start w:val="1"/>
      <w:numFmt w:val="bullet"/>
      <w:lvlText w:val=""/>
      <w:lvlJc w:val="left"/>
      <w:pPr>
        <w:ind w:left="720" w:hanging="360"/>
      </w:pPr>
      <w:rPr>
        <w:rFonts w:ascii="Symbol" w:hAnsi="Symbol"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71" w15:restartNumberingAfterBreak="0">
    <w:nsid w:val="5F73111E"/>
    <w:multiLevelType w:val="multilevel"/>
    <w:tmpl w:val="D6F899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5FFE4D57"/>
    <w:multiLevelType w:val="multilevel"/>
    <w:tmpl w:val="A2CE4F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64B670E4"/>
    <w:multiLevelType w:val="multilevel"/>
    <w:tmpl w:val="5B9601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6522256D"/>
    <w:multiLevelType w:val="hybridMultilevel"/>
    <w:tmpl w:val="1E68E360"/>
    <w:lvl w:ilvl="0" w:tplc="0413000F">
      <w:start w:val="1"/>
      <w:numFmt w:val="decimal"/>
      <w:lvlText w:val="%1."/>
      <w:lvlJc w:val="left"/>
      <w:pPr>
        <w:ind w:left="720" w:hanging="360"/>
      </w:pPr>
    </w:lvl>
    <w:lvl w:ilvl="1" w:tplc="04130019" w:tentative="1">
      <w:start w:val="1"/>
      <w:numFmt w:val="lowerLetter"/>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abstractNum w:abstractNumId="75" w15:restartNumberingAfterBreak="0">
    <w:nsid w:val="68CE73F2"/>
    <w:multiLevelType w:val="hybridMultilevel"/>
    <w:tmpl w:val="B13AA3B8"/>
    <w:lvl w:ilvl="0" w:tplc="04130001">
      <w:start w:val="1"/>
      <w:numFmt w:val="bullet"/>
      <w:lvlText w:val=""/>
      <w:lvlJc w:val="left"/>
      <w:pPr>
        <w:ind w:left="720" w:hanging="360"/>
      </w:pPr>
      <w:rPr>
        <w:rFonts w:ascii="Symbol" w:hAnsi="Symbol"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76" w15:restartNumberingAfterBreak="0">
    <w:nsid w:val="6900A4DB"/>
    <w:multiLevelType w:val="hybridMultilevel"/>
    <w:tmpl w:val="BAAE5F76"/>
    <w:lvl w:ilvl="0" w:tplc="8FEE2084">
      <w:start w:val="1"/>
      <w:numFmt w:val="bullet"/>
      <w:lvlText w:val=""/>
      <w:lvlJc w:val="left"/>
      <w:pPr>
        <w:ind w:left="720" w:hanging="360"/>
      </w:pPr>
      <w:rPr>
        <w:rFonts w:ascii="Symbol" w:hAnsi="Symbol" w:hint="default"/>
      </w:rPr>
    </w:lvl>
    <w:lvl w:ilvl="1" w:tplc="C78825B4">
      <w:start w:val="1"/>
      <w:numFmt w:val="bullet"/>
      <w:lvlText w:val="o"/>
      <w:lvlJc w:val="left"/>
      <w:pPr>
        <w:ind w:left="1440" w:hanging="360"/>
      </w:pPr>
      <w:rPr>
        <w:rFonts w:ascii="Courier New" w:hAnsi="Courier New" w:hint="default"/>
      </w:rPr>
    </w:lvl>
    <w:lvl w:ilvl="2" w:tplc="D3AAB112">
      <w:start w:val="1"/>
      <w:numFmt w:val="bullet"/>
      <w:lvlText w:val=""/>
      <w:lvlJc w:val="left"/>
      <w:pPr>
        <w:ind w:left="2160" w:hanging="360"/>
      </w:pPr>
      <w:rPr>
        <w:rFonts w:ascii="Wingdings" w:hAnsi="Wingdings" w:hint="default"/>
      </w:rPr>
    </w:lvl>
    <w:lvl w:ilvl="3" w:tplc="7DB032C2">
      <w:start w:val="1"/>
      <w:numFmt w:val="bullet"/>
      <w:lvlText w:val=""/>
      <w:lvlJc w:val="left"/>
      <w:pPr>
        <w:ind w:left="2880" w:hanging="360"/>
      </w:pPr>
      <w:rPr>
        <w:rFonts w:ascii="Symbol" w:hAnsi="Symbol" w:hint="default"/>
      </w:rPr>
    </w:lvl>
    <w:lvl w:ilvl="4" w:tplc="A7F01776">
      <w:start w:val="1"/>
      <w:numFmt w:val="bullet"/>
      <w:lvlText w:val="o"/>
      <w:lvlJc w:val="left"/>
      <w:pPr>
        <w:ind w:left="3600" w:hanging="360"/>
      </w:pPr>
      <w:rPr>
        <w:rFonts w:ascii="Courier New" w:hAnsi="Courier New" w:hint="default"/>
      </w:rPr>
    </w:lvl>
    <w:lvl w:ilvl="5" w:tplc="7AF0D698">
      <w:start w:val="1"/>
      <w:numFmt w:val="bullet"/>
      <w:lvlText w:val=""/>
      <w:lvlJc w:val="left"/>
      <w:pPr>
        <w:ind w:left="4320" w:hanging="360"/>
      </w:pPr>
      <w:rPr>
        <w:rFonts w:ascii="Wingdings" w:hAnsi="Wingdings" w:hint="default"/>
      </w:rPr>
    </w:lvl>
    <w:lvl w:ilvl="6" w:tplc="3E98B61C">
      <w:start w:val="1"/>
      <w:numFmt w:val="bullet"/>
      <w:lvlText w:val=""/>
      <w:lvlJc w:val="left"/>
      <w:pPr>
        <w:ind w:left="5040" w:hanging="360"/>
      </w:pPr>
      <w:rPr>
        <w:rFonts w:ascii="Symbol" w:hAnsi="Symbol" w:hint="default"/>
      </w:rPr>
    </w:lvl>
    <w:lvl w:ilvl="7" w:tplc="E2101DAA">
      <w:start w:val="1"/>
      <w:numFmt w:val="bullet"/>
      <w:lvlText w:val="o"/>
      <w:lvlJc w:val="left"/>
      <w:pPr>
        <w:ind w:left="5760" w:hanging="360"/>
      </w:pPr>
      <w:rPr>
        <w:rFonts w:ascii="Courier New" w:hAnsi="Courier New" w:hint="default"/>
      </w:rPr>
    </w:lvl>
    <w:lvl w:ilvl="8" w:tplc="6D68886A">
      <w:start w:val="1"/>
      <w:numFmt w:val="bullet"/>
      <w:lvlText w:val=""/>
      <w:lvlJc w:val="left"/>
      <w:pPr>
        <w:ind w:left="6480" w:hanging="360"/>
      </w:pPr>
      <w:rPr>
        <w:rFonts w:ascii="Wingdings" w:hAnsi="Wingdings" w:hint="default"/>
      </w:rPr>
    </w:lvl>
  </w:abstractNum>
  <w:abstractNum w:abstractNumId="77" w15:restartNumberingAfterBreak="0">
    <w:nsid w:val="6C2B0E9F"/>
    <w:multiLevelType w:val="multilevel"/>
    <w:tmpl w:val="3AD445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6C967513"/>
    <w:multiLevelType w:val="multilevel"/>
    <w:tmpl w:val="418633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6CB07348"/>
    <w:multiLevelType w:val="multilevel"/>
    <w:tmpl w:val="C81C8B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71452D6D"/>
    <w:multiLevelType w:val="multilevel"/>
    <w:tmpl w:val="CB7C01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71F35334"/>
    <w:multiLevelType w:val="hybridMultilevel"/>
    <w:tmpl w:val="433EF0E0"/>
    <w:lvl w:ilvl="0" w:tplc="0413000B">
      <w:start w:val="1"/>
      <w:numFmt w:val="bullet"/>
      <w:lvlText w:val=""/>
      <w:lvlJc w:val="left"/>
      <w:pPr>
        <w:ind w:left="720" w:hanging="360"/>
      </w:pPr>
      <w:rPr>
        <w:rFonts w:ascii="Wingdings" w:hAnsi="Wingdings"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82" w15:restartNumberingAfterBreak="0">
    <w:nsid w:val="72ED4B3E"/>
    <w:multiLevelType w:val="multilevel"/>
    <w:tmpl w:val="AC4202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76377650"/>
    <w:multiLevelType w:val="multilevel"/>
    <w:tmpl w:val="408CB1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782864FD"/>
    <w:multiLevelType w:val="hybridMultilevel"/>
    <w:tmpl w:val="1066636C"/>
    <w:lvl w:ilvl="0" w:tplc="04130001">
      <w:start w:val="1"/>
      <w:numFmt w:val="bullet"/>
      <w:lvlText w:val=""/>
      <w:lvlJc w:val="left"/>
      <w:pPr>
        <w:ind w:left="720" w:hanging="360"/>
      </w:pPr>
      <w:rPr>
        <w:rFonts w:ascii="Symbol" w:hAnsi="Symbol"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85" w15:restartNumberingAfterBreak="0">
    <w:nsid w:val="7D74B3BE"/>
    <w:multiLevelType w:val="hybridMultilevel"/>
    <w:tmpl w:val="17185808"/>
    <w:lvl w:ilvl="0" w:tplc="C6D08DD4">
      <w:start w:val="1"/>
      <w:numFmt w:val="bullet"/>
      <w:lvlText w:val=""/>
      <w:lvlJc w:val="left"/>
      <w:pPr>
        <w:ind w:left="720" w:hanging="360"/>
      </w:pPr>
      <w:rPr>
        <w:rFonts w:ascii="Symbol" w:hAnsi="Symbol" w:hint="default"/>
      </w:rPr>
    </w:lvl>
    <w:lvl w:ilvl="1" w:tplc="8BE8E442">
      <w:start w:val="1"/>
      <w:numFmt w:val="bullet"/>
      <w:lvlText w:val="o"/>
      <w:lvlJc w:val="left"/>
      <w:pPr>
        <w:ind w:left="1440" w:hanging="360"/>
      </w:pPr>
      <w:rPr>
        <w:rFonts w:ascii="Courier New" w:hAnsi="Courier New" w:hint="default"/>
      </w:rPr>
    </w:lvl>
    <w:lvl w:ilvl="2" w:tplc="53AA20A2">
      <w:start w:val="1"/>
      <w:numFmt w:val="bullet"/>
      <w:lvlText w:val=""/>
      <w:lvlJc w:val="left"/>
      <w:pPr>
        <w:ind w:left="2160" w:hanging="360"/>
      </w:pPr>
      <w:rPr>
        <w:rFonts w:ascii="Wingdings" w:hAnsi="Wingdings" w:hint="default"/>
      </w:rPr>
    </w:lvl>
    <w:lvl w:ilvl="3" w:tplc="5382169C">
      <w:start w:val="1"/>
      <w:numFmt w:val="bullet"/>
      <w:lvlText w:val=""/>
      <w:lvlJc w:val="left"/>
      <w:pPr>
        <w:ind w:left="2880" w:hanging="360"/>
      </w:pPr>
      <w:rPr>
        <w:rFonts w:ascii="Symbol" w:hAnsi="Symbol" w:hint="default"/>
      </w:rPr>
    </w:lvl>
    <w:lvl w:ilvl="4" w:tplc="A4FE42F6">
      <w:start w:val="1"/>
      <w:numFmt w:val="bullet"/>
      <w:lvlText w:val="o"/>
      <w:lvlJc w:val="left"/>
      <w:pPr>
        <w:ind w:left="3600" w:hanging="360"/>
      </w:pPr>
      <w:rPr>
        <w:rFonts w:ascii="Courier New" w:hAnsi="Courier New" w:hint="default"/>
      </w:rPr>
    </w:lvl>
    <w:lvl w:ilvl="5" w:tplc="3170EACE">
      <w:start w:val="1"/>
      <w:numFmt w:val="bullet"/>
      <w:lvlText w:val=""/>
      <w:lvlJc w:val="left"/>
      <w:pPr>
        <w:ind w:left="4320" w:hanging="360"/>
      </w:pPr>
      <w:rPr>
        <w:rFonts w:ascii="Wingdings" w:hAnsi="Wingdings" w:hint="default"/>
      </w:rPr>
    </w:lvl>
    <w:lvl w:ilvl="6" w:tplc="8E6E92BC">
      <w:start w:val="1"/>
      <w:numFmt w:val="bullet"/>
      <w:lvlText w:val=""/>
      <w:lvlJc w:val="left"/>
      <w:pPr>
        <w:ind w:left="5040" w:hanging="360"/>
      </w:pPr>
      <w:rPr>
        <w:rFonts w:ascii="Symbol" w:hAnsi="Symbol" w:hint="default"/>
      </w:rPr>
    </w:lvl>
    <w:lvl w:ilvl="7" w:tplc="A2D6877C">
      <w:start w:val="1"/>
      <w:numFmt w:val="bullet"/>
      <w:lvlText w:val="o"/>
      <w:lvlJc w:val="left"/>
      <w:pPr>
        <w:ind w:left="5760" w:hanging="360"/>
      </w:pPr>
      <w:rPr>
        <w:rFonts w:ascii="Courier New" w:hAnsi="Courier New" w:hint="default"/>
      </w:rPr>
    </w:lvl>
    <w:lvl w:ilvl="8" w:tplc="336E8ACA">
      <w:start w:val="1"/>
      <w:numFmt w:val="bullet"/>
      <w:lvlText w:val=""/>
      <w:lvlJc w:val="left"/>
      <w:pPr>
        <w:ind w:left="6480" w:hanging="360"/>
      </w:pPr>
      <w:rPr>
        <w:rFonts w:ascii="Wingdings" w:hAnsi="Wingdings" w:hint="default"/>
      </w:rPr>
    </w:lvl>
  </w:abstractNum>
  <w:abstractNum w:abstractNumId="86" w15:restartNumberingAfterBreak="0">
    <w:nsid w:val="7E943AB8"/>
    <w:multiLevelType w:val="hybridMultilevel"/>
    <w:tmpl w:val="D55A552E"/>
    <w:lvl w:ilvl="0" w:tplc="04130001">
      <w:start w:val="1"/>
      <w:numFmt w:val="bullet"/>
      <w:lvlText w:val=""/>
      <w:lvlJc w:val="left"/>
      <w:pPr>
        <w:ind w:left="720" w:hanging="360"/>
      </w:pPr>
      <w:rPr>
        <w:rFonts w:ascii="Symbol" w:hAnsi="Symbol"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87" w15:restartNumberingAfterBreak="0">
    <w:nsid w:val="7FA2347E"/>
    <w:multiLevelType w:val="hybridMultilevel"/>
    <w:tmpl w:val="08920798"/>
    <w:lvl w:ilvl="0" w:tplc="D3B8F752">
      <w:start w:val="1"/>
      <w:numFmt w:val="bullet"/>
      <w:lvlText w:val=""/>
      <w:lvlJc w:val="left"/>
      <w:pPr>
        <w:ind w:left="720" w:hanging="360"/>
      </w:pPr>
      <w:rPr>
        <w:rFonts w:ascii="Symbol" w:hAnsi="Symbol" w:hint="default"/>
      </w:rPr>
    </w:lvl>
    <w:lvl w:ilvl="1" w:tplc="ACF0FF9E">
      <w:start w:val="1"/>
      <w:numFmt w:val="bullet"/>
      <w:lvlText w:val="o"/>
      <w:lvlJc w:val="left"/>
      <w:pPr>
        <w:ind w:left="1440" w:hanging="360"/>
      </w:pPr>
      <w:rPr>
        <w:rFonts w:ascii="Courier New" w:hAnsi="Courier New" w:hint="default"/>
      </w:rPr>
    </w:lvl>
    <w:lvl w:ilvl="2" w:tplc="13C4C42A">
      <w:start w:val="1"/>
      <w:numFmt w:val="bullet"/>
      <w:lvlText w:val=""/>
      <w:lvlJc w:val="left"/>
      <w:pPr>
        <w:ind w:left="2160" w:hanging="360"/>
      </w:pPr>
      <w:rPr>
        <w:rFonts w:ascii="Wingdings" w:hAnsi="Wingdings" w:hint="default"/>
      </w:rPr>
    </w:lvl>
    <w:lvl w:ilvl="3" w:tplc="FC3C4B06">
      <w:start w:val="1"/>
      <w:numFmt w:val="bullet"/>
      <w:lvlText w:val=""/>
      <w:lvlJc w:val="left"/>
      <w:pPr>
        <w:ind w:left="2880" w:hanging="360"/>
      </w:pPr>
      <w:rPr>
        <w:rFonts w:ascii="Symbol" w:hAnsi="Symbol" w:hint="default"/>
      </w:rPr>
    </w:lvl>
    <w:lvl w:ilvl="4" w:tplc="7854992C">
      <w:start w:val="1"/>
      <w:numFmt w:val="bullet"/>
      <w:lvlText w:val="o"/>
      <w:lvlJc w:val="left"/>
      <w:pPr>
        <w:ind w:left="3600" w:hanging="360"/>
      </w:pPr>
      <w:rPr>
        <w:rFonts w:ascii="Courier New" w:hAnsi="Courier New" w:hint="default"/>
      </w:rPr>
    </w:lvl>
    <w:lvl w:ilvl="5" w:tplc="AA6CA30A">
      <w:start w:val="1"/>
      <w:numFmt w:val="bullet"/>
      <w:lvlText w:val=""/>
      <w:lvlJc w:val="left"/>
      <w:pPr>
        <w:ind w:left="4320" w:hanging="360"/>
      </w:pPr>
      <w:rPr>
        <w:rFonts w:ascii="Wingdings" w:hAnsi="Wingdings" w:hint="default"/>
      </w:rPr>
    </w:lvl>
    <w:lvl w:ilvl="6" w:tplc="4DEA97B4">
      <w:start w:val="1"/>
      <w:numFmt w:val="bullet"/>
      <w:lvlText w:val=""/>
      <w:lvlJc w:val="left"/>
      <w:pPr>
        <w:ind w:left="5040" w:hanging="360"/>
      </w:pPr>
      <w:rPr>
        <w:rFonts w:ascii="Symbol" w:hAnsi="Symbol" w:hint="default"/>
      </w:rPr>
    </w:lvl>
    <w:lvl w:ilvl="7" w:tplc="695C4A70">
      <w:start w:val="1"/>
      <w:numFmt w:val="bullet"/>
      <w:lvlText w:val="o"/>
      <w:lvlJc w:val="left"/>
      <w:pPr>
        <w:ind w:left="5760" w:hanging="360"/>
      </w:pPr>
      <w:rPr>
        <w:rFonts w:ascii="Courier New" w:hAnsi="Courier New" w:hint="default"/>
      </w:rPr>
    </w:lvl>
    <w:lvl w:ilvl="8" w:tplc="2D6A8576">
      <w:start w:val="1"/>
      <w:numFmt w:val="bullet"/>
      <w:lvlText w:val=""/>
      <w:lvlJc w:val="left"/>
      <w:pPr>
        <w:ind w:left="6480" w:hanging="360"/>
      </w:pPr>
      <w:rPr>
        <w:rFonts w:ascii="Wingdings" w:hAnsi="Wingdings" w:hint="default"/>
      </w:rPr>
    </w:lvl>
  </w:abstractNum>
  <w:num w:numId="1" w16cid:durableId="198515152">
    <w:abstractNumId w:val="68"/>
  </w:num>
  <w:num w:numId="2" w16cid:durableId="1165245615">
    <w:abstractNumId w:val="44"/>
  </w:num>
  <w:num w:numId="3" w16cid:durableId="698895516">
    <w:abstractNumId w:val="5"/>
  </w:num>
  <w:num w:numId="4" w16cid:durableId="1139230622">
    <w:abstractNumId w:val="85"/>
  </w:num>
  <w:num w:numId="5" w16cid:durableId="1472988274">
    <w:abstractNumId w:val="87"/>
  </w:num>
  <w:num w:numId="6" w16cid:durableId="983581757">
    <w:abstractNumId w:val="42"/>
  </w:num>
  <w:num w:numId="7" w16cid:durableId="285426029">
    <w:abstractNumId w:val="24"/>
  </w:num>
  <w:num w:numId="8" w16cid:durableId="335887351">
    <w:abstractNumId w:val="76"/>
  </w:num>
  <w:num w:numId="9" w16cid:durableId="17780491">
    <w:abstractNumId w:val="62"/>
  </w:num>
  <w:num w:numId="10" w16cid:durableId="88552810">
    <w:abstractNumId w:val="38"/>
  </w:num>
  <w:num w:numId="11" w16cid:durableId="2088260286">
    <w:abstractNumId w:val="9"/>
  </w:num>
  <w:num w:numId="12" w16cid:durableId="186142570">
    <w:abstractNumId w:val="21"/>
  </w:num>
  <w:num w:numId="13" w16cid:durableId="277683414">
    <w:abstractNumId w:val="0"/>
  </w:num>
  <w:num w:numId="14" w16cid:durableId="366178949">
    <w:abstractNumId w:val="2"/>
  </w:num>
  <w:num w:numId="15" w16cid:durableId="1557625238">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 w16cid:durableId="1459834701">
    <w:abstractNumId w:val="6"/>
  </w:num>
  <w:num w:numId="17" w16cid:durableId="1156385940">
    <w:abstractNumId w:val="48"/>
  </w:num>
  <w:num w:numId="18" w16cid:durableId="1003317595">
    <w:abstractNumId w:val="35"/>
  </w:num>
  <w:num w:numId="19" w16cid:durableId="17389343">
    <w:abstractNumId w:val="12"/>
  </w:num>
  <w:num w:numId="20" w16cid:durableId="365374087">
    <w:abstractNumId w:val="34"/>
  </w:num>
  <w:num w:numId="21" w16cid:durableId="1466316098">
    <w:abstractNumId w:val="75"/>
  </w:num>
  <w:num w:numId="22" w16cid:durableId="193663522">
    <w:abstractNumId w:val="49"/>
  </w:num>
  <w:num w:numId="23" w16cid:durableId="578826270">
    <w:abstractNumId w:val="27"/>
  </w:num>
  <w:num w:numId="24" w16cid:durableId="1742101116">
    <w:abstractNumId w:val="19"/>
  </w:num>
  <w:num w:numId="25" w16cid:durableId="206185478">
    <w:abstractNumId w:val="36"/>
  </w:num>
  <w:num w:numId="26" w16cid:durableId="1194003601">
    <w:abstractNumId w:val="46"/>
  </w:num>
  <w:num w:numId="27" w16cid:durableId="1682854478">
    <w:abstractNumId w:val="47"/>
  </w:num>
  <w:num w:numId="28" w16cid:durableId="466050711">
    <w:abstractNumId w:val="11"/>
  </w:num>
  <w:num w:numId="29" w16cid:durableId="1323386240">
    <w:abstractNumId w:val="84"/>
  </w:num>
  <w:num w:numId="30" w16cid:durableId="1127622610">
    <w:abstractNumId w:val="66"/>
  </w:num>
  <w:num w:numId="31" w16cid:durableId="982584178">
    <w:abstractNumId w:val="43"/>
  </w:num>
  <w:num w:numId="32" w16cid:durableId="843856450">
    <w:abstractNumId w:val="53"/>
  </w:num>
  <w:num w:numId="33" w16cid:durableId="239680352">
    <w:abstractNumId w:val="4"/>
  </w:num>
  <w:num w:numId="34" w16cid:durableId="1869248101">
    <w:abstractNumId w:val="74"/>
  </w:num>
  <w:num w:numId="35" w16cid:durableId="815532505">
    <w:abstractNumId w:val="17"/>
  </w:num>
  <w:num w:numId="36" w16cid:durableId="270860671">
    <w:abstractNumId w:val="78"/>
  </w:num>
  <w:num w:numId="37" w16cid:durableId="1982805557">
    <w:abstractNumId w:val="61"/>
  </w:num>
  <w:num w:numId="38" w16cid:durableId="1431200132">
    <w:abstractNumId w:val="31"/>
  </w:num>
  <w:num w:numId="39" w16cid:durableId="1925916094">
    <w:abstractNumId w:val="51"/>
  </w:num>
  <w:num w:numId="40" w16cid:durableId="2135246135">
    <w:abstractNumId w:val="14"/>
  </w:num>
  <w:num w:numId="41" w16cid:durableId="480774779">
    <w:abstractNumId w:val="1"/>
  </w:num>
  <w:num w:numId="42" w16cid:durableId="1556283673">
    <w:abstractNumId w:val="57"/>
  </w:num>
  <w:num w:numId="43" w16cid:durableId="1676419339">
    <w:abstractNumId w:val="70"/>
  </w:num>
  <w:num w:numId="44" w16cid:durableId="426082199">
    <w:abstractNumId w:val="16"/>
  </w:num>
  <w:num w:numId="45" w16cid:durableId="385035237">
    <w:abstractNumId w:val="40"/>
  </w:num>
  <w:num w:numId="46" w16cid:durableId="1236207166">
    <w:abstractNumId w:val="37"/>
  </w:num>
  <w:num w:numId="47" w16cid:durableId="873619235">
    <w:abstractNumId w:val="8"/>
  </w:num>
  <w:num w:numId="48" w16cid:durableId="1862814508">
    <w:abstractNumId w:val="13"/>
  </w:num>
  <w:num w:numId="49" w16cid:durableId="1937592379">
    <w:abstractNumId w:val="72"/>
  </w:num>
  <w:num w:numId="50" w16cid:durableId="664627228">
    <w:abstractNumId w:val="71"/>
  </w:num>
  <w:num w:numId="51" w16cid:durableId="469789221">
    <w:abstractNumId w:val="67"/>
  </w:num>
  <w:num w:numId="52" w16cid:durableId="1988241799">
    <w:abstractNumId w:val="39"/>
  </w:num>
  <w:num w:numId="53" w16cid:durableId="542208301">
    <w:abstractNumId w:val="59"/>
  </w:num>
  <w:num w:numId="54" w16cid:durableId="993411453">
    <w:abstractNumId w:val="60"/>
  </w:num>
  <w:num w:numId="55" w16cid:durableId="474955204">
    <w:abstractNumId w:val="15"/>
  </w:num>
  <w:num w:numId="56" w16cid:durableId="262223485">
    <w:abstractNumId w:val="77"/>
  </w:num>
  <w:num w:numId="57" w16cid:durableId="167865425">
    <w:abstractNumId w:val="79"/>
  </w:num>
  <w:num w:numId="58" w16cid:durableId="597104729">
    <w:abstractNumId w:val="73"/>
  </w:num>
  <w:num w:numId="59" w16cid:durableId="1250969708">
    <w:abstractNumId w:val="23"/>
  </w:num>
  <w:num w:numId="60" w16cid:durableId="1871913726">
    <w:abstractNumId w:val="20"/>
  </w:num>
  <w:num w:numId="61" w16cid:durableId="1410467785">
    <w:abstractNumId w:val="41"/>
  </w:num>
  <w:num w:numId="62" w16cid:durableId="1132864280">
    <w:abstractNumId w:val="86"/>
  </w:num>
  <w:num w:numId="63" w16cid:durableId="728193388">
    <w:abstractNumId w:val="52"/>
  </w:num>
  <w:num w:numId="64" w16cid:durableId="770272792">
    <w:abstractNumId w:val="65"/>
  </w:num>
  <w:num w:numId="65" w16cid:durableId="2094233121">
    <w:abstractNumId w:val="25"/>
  </w:num>
  <w:num w:numId="66" w16cid:durableId="522280482">
    <w:abstractNumId w:val="10"/>
  </w:num>
  <w:num w:numId="67" w16cid:durableId="385445994">
    <w:abstractNumId w:val="45"/>
  </w:num>
  <w:num w:numId="68" w16cid:durableId="203686255">
    <w:abstractNumId w:val="55"/>
  </w:num>
  <w:num w:numId="69" w16cid:durableId="1418089320">
    <w:abstractNumId w:val="56"/>
  </w:num>
  <w:num w:numId="70" w16cid:durableId="995888029">
    <w:abstractNumId w:val="83"/>
  </w:num>
  <w:num w:numId="71" w16cid:durableId="703797683">
    <w:abstractNumId w:val="18"/>
  </w:num>
  <w:num w:numId="72" w16cid:durableId="119803328">
    <w:abstractNumId w:val="64"/>
  </w:num>
  <w:num w:numId="73" w16cid:durableId="1956792251">
    <w:abstractNumId w:val="29"/>
  </w:num>
  <w:num w:numId="74" w16cid:durableId="1272274730">
    <w:abstractNumId w:val="7"/>
  </w:num>
  <w:num w:numId="75" w16cid:durableId="1910649646">
    <w:abstractNumId w:val="22"/>
  </w:num>
  <w:num w:numId="76" w16cid:durableId="1283153514">
    <w:abstractNumId w:val="33"/>
  </w:num>
  <w:num w:numId="77" w16cid:durableId="1237858009">
    <w:abstractNumId w:val="32"/>
  </w:num>
  <w:num w:numId="78" w16cid:durableId="1572155666">
    <w:abstractNumId w:val="3"/>
  </w:num>
  <w:num w:numId="79" w16cid:durableId="103816872">
    <w:abstractNumId w:val="80"/>
  </w:num>
  <w:num w:numId="80" w16cid:durableId="1098410340">
    <w:abstractNumId w:val="30"/>
  </w:num>
  <w:num w:numId="81" w16cid:durableId="1641494691">
    <w:abstractNumId w:val="82"/>
  </w:num>
  <w:num w:numId="82" w16cid:durableId="2056393902">
    <w:abstractNumId w:val="28"/>
  </w:num>
  <w:num w:numId="83" w16cid:durableId="385958813">
    <w:abstractNumId w:val="26"/>
  </w:num>
  <w:num w:numId="84" w16cid:durableId="277682089">
    <w:abstractNumId w:val="63"/>
  </w:num>
  <w:num w:numId="85" w16cid:durableId="1028260097">
    <w:abstractNumId w:val="54"/>
  </w:num>
  <w:num w:numId="86" w16cid:durableId="1659764861">
    <w:abstractNumId w:val="69"/>
  </w:num>
  <w:num w:numId="87" w16cid:durableId="283776877">
    <w:abstractNumId w:val="81"/>
  </w:num>
  <w:num w:numId="88" w16cid:durableId="612591621">
    <w:abstractNumId w:val="58"/>
  </w:num>
  <w:num w:numId="89" w16cid:durableId="2015766686">
    <w:abstractNumId w:val="50"/>
  </w:num>
  <w:numIdMacAtCleanup w:val="84"/>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Leede, Luuk de">
    <w15:presenceInfo w15:providerId="AD" w15:userId="S::l.de.leede@leiden.nl::a1a3a147-c463-4cc6-805b-604a696ac397"/>
  </w15:person>
  <w15:person w15:author="Stevens, Bas">
    <w15:presenceInfo w15:providerId="AD" w15:userId="S::b.stevens@leiden.nl::a41c344e-d3fa-445d-a0c0-6aab35de66c6"/>
  </w15:person>
  <w15:person w15:author="Tegelaar, Nick">
    <w15:presenceInfo w15:providerId="AD" w15:userId="S::n.tegelaar@leiden.nl::110ebde1-1147-49db-9439-5a1754cad651"/>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26744"/>
    <w:rsid w:val="00007384"/>
    <w:rsid w:val="00013909"/>
    <w:rsid w:val="00013B83"/>
    <w:rsid w:val="000179C2"/>
    <w:rsid w:val="00020AEE"/>
    <w:rsid w:val="00022806"/>
    <w:rsid w:val="0002400E"/>
    <w:rsid w:val="00025ADF"/>
    <w:rsid w:val="000354A2"/>
    <w:rsid w:val="00042357"/>
    <w:rsid w:val="00045BD0"/>
    <w:rsid w:val="0007129D"/>
    <w:rsid w:val="00073C7B"/>
    <w:rsid w:val="000908AB"/>
    <w:rsid w:val="00096494"/>
    <w:rsid w:val="000A3463"/>
    <w:rsid w:val="000A6D6F"/>
    <w:rsid w:val="000B107D"/>
    <w:rsid w:val="000C01A4"/>
    <w:rsid w:val="000D4A98"/>
    <w:rsid w:val="00100B16"/>
    <w:rsid w:val="00114C06"/>
    <w:rsid w:val="0011516C"/>
    <w:rsid w:val="00143453"/>
    <w:rsid w:val="00143E09"/>
    <w:rsid w:val="001520B2"/>
    <w:rsid w:val="00154A64"/>
    <w:rsid w:val="00183B73"/>
    <w:rsid w:val="001A73F1"/>
    <w:rsid w:val="001A77E9"/>
    <w:rsid w:val="001B3386"/>
    <w:rsid w:val="001C79FE"/>
    <w:rsid w:val="001D29A2"/>
    <w:rsid w:val="001D52A6"/>
    <w:rsid w:val="001E08E9"/>
    <w:rsid w:val="001E5A78"/>
    <w:rsid w:val="001E7D71"/>
    <w:rsid w:val="00207470"/>
    <w:rsid w:val="00210322"/>
    <w:rsid w:val="0021458E"/>
    <w:rsid w:val="002154D1"/>
    <w:rsid w:val="00220403"/>
    <w:rsid w:val="002325B7"/>
    <w:rsid w:val="00260D5A"/>
    <w:rsid w:val="00273907"/>
    <w:rsid w:val="00293C58"/>
    <w:rsid w:val="002A1F5E"/>
    <w:rsid w:val="002A280B"/>
    <w:rsid w:val="002A6C0E"/>
    <w:rsid w:val="002B225B"/>
    <w:rsid w:val="002B2541"/>
    <w:rsid w:val="002B6D2D"/>
    <w:rsid w:val="002C0E14"/>
    <w:rsid w:val="002C4A18"/>
    <w:rsid w:val="002C6102"/>
    <w:rsid w:val="002D22B1"/>
    <w:rsid w:val="002E5557"/>
    <w:rsid w:val="0030030B"/>
    <w:rsid w:val="00302D70"/>
    <w:rsid w:val="00321178"/>
    <w:rsid w:val="00323519"/>
    <w:rsid w:val="003239F6"/>
    <w:rsid w:val="0033271E"/>
    <w:rsid w:val="003502AA"/>
    <w:rsid w:val="003544BA"/>
    <w:rsid w:val="00362BA9"/>
    <w:rsid w:val="00367CBA"/>
    <w:rsid w:val="00371873"/>
    <w:rsid w:val="00375776"/>
    <w:rsid w:val="003759FF"/>
    <w:rsid w:val="00384F0F"/>
    <w:rsid w:val="00384FDA"/>
    <w:rsid w:val="003868C1"/>
    <w:rsid w:val="00391429"/>
    <w:rsid w:val="00395B89"/>
    <w:rsid w:val="003A1B09"/>
    <w:rsid w:val="003B52B5"/>
    <w:rsid w:val="003B58D8"/>
    <w:rsid w:val="003B737C"/>
    <w:rsid w:val="003C5C5D"/>
    <w:rsid w:val="003C7780"/>
    <w:rsid w:val="003D23AB"/>
    <w:rsid w:val="003D34E2"/>
    <w:rsid w:val="003D66D4"/>
    <w:rsid w:val="003D6897"/>
    <w:rsid w:val="003D70A5"/>
    <w:rsid w:val="003F5C8E"/>
    <w:rsid w:val="00411345"/>
    <w:rsid w:val="004201CA"/>
    <w:rsid w:val="004277A2"/>
    <w:rsid w:val="00435D7E"/>
    <w:rsid w:val="00442E32"/>
    <w:rsid w:val="00443DF3"/>
    <w:rsid w:val="00444E6B"/>
    <w:rsid w:val="00446CCA"/>
    <w:rsid w:val="004504E9"/>
    <w:rsid w:val="004621DA"/>
    <w:rsid w:val="00465560"/>
    <w:rsid w:val="00465685"/>
    <w:rsid w:val="00473F2C"/>
    <w:rsid w:val="00476DAB"/>
    <w:rsid w:val="00480C0F"/>
    <w:rsid w:val="004821AD"/>
    <w:rsid w:val="00483C99"/>
    <w:rsid w:val="00484BE2"/>
    <w:rsid w:val="004A5CC4"/>
    <w:rsid w:val="004D5B05"/>
    <w:rsid w:val="004D73D9"/>
    <w:rsid w:val="004E0C0E"/>
    <w:rsid w:val="004E5EEA"/>
    <w:rsid w:val="004F7C73"/>
    <w:rsid w:val="005052FE"/>
    <w:rsid w:val="00507EE1"/>
    <w:rsid w:val="00512E6E"/>
    <w:rsid w:val="00526744"/>
    <w:rsid w:val="00557BF6"/>
    <w:rsid w:val="005633B5"/>
    <w:rsid w:val="0057697C"/>
    <w:rsid w:val="00586E76"/>
    <w:rsid w:val="005903AA"/>
    <w:rsid w:val="005A1FD6"/>
    <w:rsid w:val="005A281E"/>
    <w:rsid w:val="005A6545"/>
    <w:rsid w:val="005B019E"/>
    <w:rsid w:val="005C3995"/>
    <w:rsid w:val="005C59DA"/>
    <w:rsid w:val="005C5B0A"/>
    <w:rsid w:val="005C7B49"/>
    <w:rsid w:val="005E50A8"/>
    <w:rsid w:val="006117D7"/>
    <w:rsid w:val="00612DD8"/>
    <w:rsid w:val="0062420C"/>
    <w:rsid w:val="00644964"/>
    <w:rsid w:val="00652FCC"/>
    <w:rsid w:val="00664EA0"/>
    <w:rsid w:val="00667D85"/>
    <w:rsid w:val="00675611"/>
    <w:rsid w:val="006958DB"/>
    <w:rsid w:val="00695994"/>
    <w:rsid w:val="006A131D"/>
    <w:rsid w:val="006A5234"/>
    <w:rsid w:val="006A570F"/>
    <w:rsid w:val="006B2746"/>
    <w:rsid w:val="006C0C4B"/>
    <w:rsid w:val="006D25F0"/>
    <w:rsid w:val="006D310B"/>
    <w:rsid w:val="006D66E4"/>
    <w:rsid w:val="006E46C2"/>
    <w:rsid w:val="006F1123"/>
    <w:rsid w:val="006F3B30"/>
    <w:rsid w:val="00704502"/>
    <w:rsid w:val="007172E8"/>
    <w:rsid w:val="00731539"/>
    <w:rsid w:val="007403FD"/>
    <w:rsid w:val="007459E2"/>
    <w:rsid w:val="0074694D"/>
    <w:rsid w:val="007672B4"/>
    <w:rsid w:val="00787282"/>
    <w:rsid w:val="00787B27"/>
    <w:rsid w:val="00793414"/>
    <w:rsid w:val="007B02C5"/>
    <w:rsid w:val="007B089D"/>
    <w:rsid w:val="007C2169"/>
    <w:rsid w:val="007C39AE"/>
    <w:rsid w:val="007C52B3"/>
    <w:rsid w:val="007C64B7"/>
    <w:rsid w:val="007E085A"/>
    <w:rsid w:val="007F11E3"/>
    <w:rsid w:val="007F34B7"/>
    <w:rsid w:val="008044A1"/>
    <w:rsid w:val="00812B84"/>
    <w:rsid w:val="00815ADE"/>
    <w:rsid w:val="00835C34"/>
    <w:rsid w:val="00857C47"/>
    <w:rsid w:val="00860932"/>
    <w:rsid w:val="008826D2"/>
    <w:rsid w:val="00895721"/>
    <w:rsid w:val="008A53F1"/>
    <w:rsid w:val="008A7938"/>
    <w:rsid w:val="008B66A8"/>
    <w:rsid w:val="008C40B9"/>
    <w:rsid w:val="008C62F3"/>
    <w:rsid w:val="008D109E"/>
    <w:rsid w:val="008E5667"/>
    <w:rsid w:val="008E6C2E"/>
    <w:rsid w:val="008F4F39"/>
    <w:rsid w:val="008F6FE7"/>
    <w:rsid w:val="008F7789"/>
    <w:rsid w:val="009009B5"/>
    <w:rsid w:val="00920DCB"/>
    <w:rsid w:val="009217A4"/>
    <w:rsid w:val="009246D8"/>
    <w:rsid w:val="00927DFB"/>
    <w:rsid w:val="00944172"/>
    <w:rsid w:val="009564E0"/>
    <w:rsid w:val="00967A80"/>
    <w:rsid w:val="00971149"/>
    <w:rsid w:val="00971E92"/>
    <w:rsid w:val="009748A7"/>
    <w:rsid w:val="009A2BA9"/>
    <w:rsid w:val="009C6D47"/>
    <w:rsid w:val="009D6243"/>
    <w:rsid w:val="009E5A8F"/>
    <w:rsid w:val="009E7D71"/>
    <w:rsid w:val="009F56E0"/>
    <w:rsid w:val="00A026A8"/>
    <w:rsid w:val="00A05119"/>
    <w:rsid w:val="00A15BC5"/>
    <w:rsid w:val="00A22A3F"/>
    <w:rsid w:val="00A23F68"/>
    <w:rsid w:val="00A43E59"/>
    <w:rsid w:val="00A44922"/>
    <w:rsid w:val="00A44DA9"/>
    <w:rsid w:val="00A52FED"/>
    <w:rsid w:val="00A53B9C"/>
    <w:rsid w:val="00AA39DE"/>
    <w:rsid w:val="00AA7829"/>
    <w:rsid w:val="00AB0D42"/>
    <w:rsid w:val="00AD4F59"/>
    <w:rsid w:val="00AE07DF"/>
    <w:rsid w:val="00AE33EA"/>
    <w:rsid w:val="00AE6AAD"/>
    <w:rsid w:val="00AF5481"/>
    <w:rsid w:val="00B02EFA"/>
    <w:rsid w:val="00B11BFB"/>
    <w:rsid w:val="00B178FA"/>
    <w:rsid w:val="00B205E4"/>
    <w:rsid w:val="00B332F0"/>
    <w:rsid w:val="00B3361D"/>
    <w:rsid w:val="00B348D7"/>
    <w:rsid w:val="00B46DAE"/>
    <w:rsid w:val="00B4751B"/>
    <w:rsid w:val="00B54EB4"/>
    <w:rsid w:val="00B704A8"/>
    <w:rsid w:val="00B81D4C"/>
    <w:rsid w:val="00B94E42"/>
    <w:rsid w:val="00BB514C"/>
    <w:rsid w:val="00BB6B47"/>
    <w:rsid w:val="00BC2C70"/>
    <w:rsid w:val="00BC567A"/>
    <w:rsid w:val="00BE5718"/>
    <w:rsid w:val="00BE6839"/>
    <w:rsid w:val="00BF6B12"/>
    <w:rsid w:val="00C04775"/>
    <w:rsid w:val="00C04FF3"/>
    <w:rsid w:val="00C143A2"/>
    <w:rsid w:val="00C3142E"/>
    <w:rsid w:val="00C33D3B"/>
    <w:rsid w:val="00C3664F"/>
    <w:rsid w:val="00C47501"/>
    <w:rsid w:val="00C65D88"/>
    <w:rsid w:val="00C708DA"/>
    <w:rsid w:val="00C762B1"/>
    <w:rsid w:val="00C76604"/>
    <w:rsid w:val="00C87FD4"/>
    <w:rsid w:val="00C91F21"/>
    <w:rsid w:val="00CB41AC"/>
    <w:rsid w:val="00CB5703"/>
    <w:rsid w:val="00CD6E8D"/>
    <w:rsid w:val="00D024AE"/>
    <w:rsid w:val="00D0450C"/>
    <w:rsid w:val="00D04B6F"/>
    <w:rsid w:val="00D0710C"/>
    <w:rsid w:val="00D12DCF"/>
    <w:rsid w:val="00D16DAD"/>
    <w:rsid w:val="00D30051"/>
    <w:rsid w:val="00D30199"/>
    <w:rsid w:val="00D324B6"/>
    <w:rsid w:val="00D33C3D"/>
    <w:rsid w:val="00D42F80"/>
    <w:rsid w:val="00D45973"/>
    <w:rsid w:val="00D544E6"/>
    <w:rsid w:val="00D601D0"/>
    <w:rsid w:val="00D63934"/>
    <w:rsid w:val="00D654B7"/>
    <w:rsid w:val="00D762CB"/>
    <w:rsid w:val="00D767EA"/>
    <w:rsid w:val="00D76E2C"/>
    <w:rsid w:val="00D805C5"/>
    <w:rsid w:val="00DB4795"/>
    <w:rsid w:val="00DE32CD"/>
    <w:rsid w:val="00DE4587"/>
    <w:rsid w:val="00DE5CBE"/>
    <w:rsid w:val="00DF7E99"/>
    <w:rsid w:val="00E00155"/>
    <w:rsid w:val="00E033A5"/>
    <w:rsid w:val="00E16BC3"/>
    <w:rsid w:val="00E219AF"/>
    <w:rsid w:val="00E265AE"/>
    <w:rsid w:val="00E2769C"/>
    <w:rsid w:val="00E42C47"/>
    <w:rsid w:val="00E45452"/>
    <w:rsid w:val="00E63B37"/>
    <w:rsid w:val="00E64CD6"/>
    <w:rsid w:val="00E6624D"/>
    <w:rsid w:val="00E712C3"/>
    <w:rsid w:val="00E74DE4"/>
    <w:rsid w:val="00E8484F"/>
    <w:rsid w:val="00EA0D50"/>
    <w:rsid w:val="00EC52C7"/>
    <w:rsid w:val="00EC672C"/>
    <w:rsid w:val="00EC76F7"/>
    <w:rsid w:val="00ED242C"/>
    <w:rsid w:val="00ED58C9"/>
    <w:rsid w:val="00EF13C0"/>
    <w:rsid w:val="00EF1D78"/>
    <w:rsid w:val="00F031D7"/>
    <w:rsid w:val="00F04E14"/>
    <w:rsid w:val="00F04FF9"/>
    <w:rsid w:val="00F16B89"/>
    <w:rsid w:val="00F462E2"/>
    <w:rsid w:val="00F478B2"/>
    <w:rsid w:val="00F60E6B"/>
    <w:rsid w:val="00F62A8E"/>
    <w:rsid w:val="00F74E71"/>
    <w:rsid w:val="00FA6C36"/>
    <w:rsid w:val="00FB3F9C"/>
    <w:rsid w:val="00FC017D"/>
    <w:rsid w:val="00FD3C5A"/>
    <w:rsid w:val="00FD3E52"/>
    <w:rsid w:val="00FD6CFC"/>
    <w:rsid w:val="00FE10D7"/>
    <w:rsid w:val="00FF4D75"/>
    <w:rsid w:val="00FF5C00"/>
    <w:rsid w:val="01E1CCA9"/>
    <w:rsid w:val="02095193"/>
    <w:rsid w:val="05FBC811"/>
    <w:rsid w:val="062A9965"/>
    <w:rsid w:val="0734C925"/>
    <w:rsid w:val="097A2338"/>
    <w:rsid w:val="0C28E31F"/>
    <w:rsid w:val="0CE5A8AF"/>
    <w:rsid w:val="0CF97962"/>
    <w:rsid w:val="0DC2F66D"/>
    <w:rsid w:val="0FA28A6A"/>
    <w:rsid w:val="124DCA63"/>
    <w:rsid w:val="13C96345"/>
    <w:rsid w:val="143039D0"/>
    <w:rsid w:val="14AE8742"/>
    <w:rsid w:val="1551153D"/>
    <w:rsid w:val="16017AC2"/>
    <w:rsid w:val="169D845A"/>
    <w:rsid w:val="172CA100"/>
    <w:rsid w:val="187E1D6F"/>
    <w:rsid w:val="19B4C799"/>
    <w:rsid w:val="1B006436"/>
    <w:rsid w:val="1B02B92B"/>
    <w:rsid w:val="1B6E35F2"/>
    <w:rsid w:val="1BB22487"/>
    <w:rsid w:val="1BC82915"/>
    <w:rsid w:val="1CB28800"/>
    <w:rsid w:val="1CF632DC"/>
    <w:rsid w:val="1DFF132A"/>
    <w:rsid w:val="1F4E811D"/>
    <w:rsid w:val="1F94B0DC"/>
    <w:rsid w:val="23E40BA1"/>
    <w:rsid w:val="281A4E6E"/>
    <w:rsid w:val="28C92185"/>
    <w:rsid w:val="29BD4861"/>
    <w:rsid w:val="29FD47E2"/>
    <w:rsid w:val="2A2E115E"/>
    <w:rsid w:val="2C1B7788"/>
    <w:rsid w:val="2C2A48F0"/>
    <w:rsid w:val="2CA0CABD"/>
    <w:rsid w:val="2CFFFD56"/>
    <w:rsid w:val="2D9F1610"/>
    <w:rsid w:val="2DBC7AD5"/>
    <w:rsid w:val="32008988"/>
    <w:rsid w:val="346BED2A"/>
    <w:rsid w:val="35322DF4"/>
    <w:rsid w:val="384D50A0"/>
    <w:rsid w:val="39522F37"/>
    <w:rsid w:val="3ABE18BA"/>
    <w:rsid w:val="3BE916AB"/>
    <w:rsid w:val="3C6725B0"/>
    <w:rsid w:val="3E3C3873"/>
    <w:rsid w:val="3FD0C7F2"/>
    <w:rsid w:val="40D97EF2"/>
    <w:rsid w:val="41C551F3"/>
    <w:rsid w:val="4291CBBE"/>
    <w:rsid w:val="4524C63F"/>
    <w:rsid w:val="46AC55A0"/>
    <w:rsid w:val="46C637F9"/>
    <w:rsid w:val="47474834"/>
    <w:rsid w:val="49D70FC1"/>
    <w:rsid w:val="4A9990ED"/>
    <w:rsid w:val="4AF3BEB7"/>
    <w:rsid w:val="4B328698"/>
    <w:rsid w:val="4BF87502"/>
    <w:rsid w:val="4DB2DE9D"/>
    <w:rsid w:val="4E28F4C2"/>
    <w:rsid w:val="4EFCD15E"/>
    <w:rsid w:val="4F16B533"/>
    <w:rsid w:val="50692A41"/>
    <w:rsid w:val="50E531F5"/>
    <w:rsid w:val="51B19866"/>
    <w:rsid w:val="51EB75F0"/>
    <w:rsid w:val="531A20AC"/>
    <w:rsid w:val="540F0E0B"/>
    <w:rsid w:val="54476B83"/>
    <w:rsid w:val="56A003B6"/>
    <w:rsid w:val="577298C4"/>
    <w:rsid w:val="57E80774"/>
    <w:rsid w:val="583E3975"/>
    <w:rsid w:val="58D5BE2E"/>
    <w:rsid w:val="58F85B4F"/>
    <w:rsid w:val="59E2D6D2"/>
    <w:rsid w:val="5A038344"/>
    <w:rsid w:val="5E065473"/>
    <w:rsid w:val="5E1E41FB"/>
    <w:rsid w:val="5E2C2635"/>
    <w:rsid w:val="5EBBBDB6"/>
    <w:rsid w:val="5ECE94C5"/>
    <w:rsid w:val="60ECDEB0"/>
    <w:rsid w:val="62221A71"/>
    <w:rsid w:val="629865A6"/>
    <w:rsid w:val="63276175"/>
    <w:rsid w:val="632E56BF"/>
    <w:rsid w:val="655E3270"/>
    <w:rsid w:val="65C1B50B"/>
    <w:rsid w:val="65FF0E98"/>
    <w:rsid w:val="678B4FC1"/>
    <w:rsid w:val="67C4B30E"/>
    <w:rsid w:val="684B9CE3"/>
    <w:rsid w:val="69A2D0A3"/>
    <w:rsid w:val="6A2CEFB1"/>
    <w:rsid w:val="6A8BB81B"/>
    <w:rsid w:val="6AFCD080"/>
    <w:rsid w:val="6DA637A2"/>
    <w:rsid w:val="6DFC3883"/>
    <w:rsid w:val="6EC1E69D"/>
    <w:rsid w:val="6F28D753"/>
    <w:rsid w:val="6FEE64B0"/>
    <w:rsid w:val="71450F4F"/>
    <w:rsid w:val="7145E370"/>
    <w:rsid w:val="717C1115"/>
    <w:rsid w:val="73E70780"/>
    <w:rsid w:val="74906EB4"/>
    <w:rsid w:val="78120B73"/>
    <w:rsid w:val="79A1BD9B"/>
    <w:rsid w:val="7BBACDB5"/>
    <w:rsid w:val="7DCED317"/>
  </w:rsids>
  <m:mathPr>
    <m:mathFont m:val="Cambria Math"/>
    <m:brkBin m:val="before"/>
    <m:brkBinSub m:val="--"/>
    <m:smallFrac m:val="0"/>
    <m:dispDef/>
    <m:lMargin m:val="0"/>
    <m:rMargin m:val="0"/>
    <m:defJc m:val="centerGroup"/>
    <m:wrapIndent m:val="1440"/>
    <m:intLim m:val="subSup"/>
    <m:naryLim m:val="undOvr"/>
  </m:mathPr>
  <w:themeFontLang w:val="nl-N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457EA8A"/>
  <w15:chartTrackingRefBased/>
  <w15:docId w15:val="{23BC0D4A-BDC9-43DA-8FF0-64F21796208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nl-NL"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B6D2D"/>
    <w:pPr>
      <w:spacing w:after="40"/>
      <w:jc w:val="both"/>
    </w:pPr>
  </w:style>
  <w:style w:type="paragraph" w:styleId="Heading1">
    <w:name w:val="heading 1"/>
    <w:basedOn w:val="Normal"/>
    <w:next w:val="Normal"/>
    <w:link w:val="Heading1Char"/>
    <w:uiPriority w:val="9"/>
    <w:qFormat/>
    <w:rsid w:val="00FA6C36"/>
    <w:pPr>
      <w:keepNext/>
      <w:keepLines/>
      <w:numPr>
        <w:numId w:val="14"/>
      </w:numPr>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next w:val="Normal"/>
    <w:link w:val="Heading2Char"/>
    <w:uiPriority w:val="9"/>
    <w:unhideWhenUsed/>
    <w:qFormat/>
    <w:rsid w:val="00FA6C36"/>
    <w:pPr>
      <w:numPr>
        <w:ilvl w:val="1"/>
        <w:numId w:val="14"/>
      </w:numPr>
      <w:spacing w:before="16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526744"/>
    <w:pPr>
      <w:keepNext/>
      <w:keepLines/>
      <w:numPr>
        <w:ilvl w:val="2"/>
        <w:numId w:val="14"/>
      </w:numPr>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26744"/>
    <w:pPr>
      <w:keepNext/>
      <w:keepLines/>
      <w:spacing w:before="8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26744"/>
    <w:pPr>
      <w:keepNext/>
      <w:keepLines/>
      <w:spacing w:before="8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2674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2674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2674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2674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2674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FA6C3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52674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2674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2674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2674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2674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2674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26744"/>
    <w:rPr>
      <w:rFonts w:eastAsiaTheme="majorEastAsia" w:cstheme="majorBidi"/>
      <w:color w:val="272727" w:themeColor="text1" w:themeTint="D8"/>
    </w:rPr>
  </w:style>
  <w:style w:type="paragraph" w:styleId="Title">
    <w:name w:val="Title"/>
    <w:basedOn w:val="Normal"/>
    <w:next w:val="Normal"/>
    <w:link w:val="TitleChar"/>
    <w:uiPriority w:val="10"/>
    <w:qFormat/>
    <w:rsid w:val="0052674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2674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2674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2674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26744"/>
    <w:pPr>
      <w:spacing w:before="160"/>
      <w:jc w:val="center"/>
    </w:pPr>
    <w:rPr>
      <w:i/>
      <w:iCs/>
      <w:color w:val="404040" w:themeColor="text1" w:themeTint="BF"/>
    </w:rPr>
  </w:style>
  <w:style w:type="character" w:customStyle="1" w:styleId="QuoteChar">
    <w:name w:val="Quote Char"/>
    <w:basedOn w:val="DefaultParagraphFont"/>
    <w:link w:val="Quote"/>
    <w:uiPriority w:val="29"/>
    <w:rsid w:val="00526744"/>
    <w:rPr>
      <w:i/>
      <w:iCs/>
      <w:color w:val="404040" w:themeColor="text1" w:themeTint="BF"/>
    </w:rPr>
  </w:style>
  <w:style w:type="paragraph" w:styleId="ListParagraph">
    <w:name w:val="List Paragraph"/>
    <w:basedOn w:val="Normal"/>
    <w:uiPriority w:val="34"/>
    <w:qFormat/>
    <w:rsid w:val="00526744"/>
    <w:pPr>
      <w:ind w:left="720"/>
      <w:contextualSpacing/>
    </w:pPr>
  </w:style>
  <w:style w:type="character" w:styleId="IntenseEmphasis">
    <w:name w:val="Intense Emphasis"/>
    <w:basedOn w:val="DefaultParagraphFont"/>
    <w:uiPriority w:val="21"/>
    <w:qFormat/>
    <w:rsid w:val="00526744"/>
    <w:rPr>
      <w:i/>
      <w:iCs/>
      <w:color w:val="0F4761" w:themeColor="accent1" w:themeShade="BF"/>
    </w:rPr>
  </w:style>
  <w:style w:type="paragraph" w:styleId="IntenseQuote">
    <w:name w:val="Intense Quote"/>
    <w:basedOn w:val="Normal"/>
    <w:next w:val="Normal"/>
    <w:link w:val="IntenseQuoteChar"/>
    <w:uiPriority w:val="30"/>
    <w:qFormat/>
    <w:rsid w:val="0052674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26744"/>
    <w:rPr>
      <w:i/>
      <w:iCs/>
      <w:color w:val="0F4761" w:themeColor="accent1" w:themeShade="BF"/>
    </w:rPr>
  </w:style>
  <w:style w:type="character" w:styleId="IntenseReference">
    <w:name w:val="Intense Reference"/>
    <w:basedOn w:val="DefaultParagraphFont"/>
    <w:uiPriority w:val="32"/>
    <w:qFormat/>
    <w:rsid w:val="00526744"/>
    <w:rPr>
      <w:b/>
      <w:bCs/>
      <w:smallCaps/>
      <w:color w:val="0F4761" w:themeColor="accent1" w:themeShade="BF"/>
      <w:spacing w:val="5"/>
    </w:rPr>
  </w:style>
  <w:style w:type="paragraph" w:styleId="FootnoteText">
    <w:name w:val="footnote text"/>
    <w:basedOn w:val="Normal"/>
    <w:link w:val="FootnoteTextChar"/>
    <w:uiPriority w:val="99"/>
    <w:semiHidden/>
    <w:unhideWhenUsed/>
    <w:rsid w:val="00526744"/>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526744"/>
    <w:rPr>
      <w:sz w:val="20"/>
      <w:szCs w:val="20"/>
    </w:rPr>
  </w:style>
  <w:style w:type="table" w:styleId="TableGrid">
    <w:name w:val="Table Grid"/>
    <w:basedOn w:val="TableNormal"/>
    <w:uiPriority w:val="39"/>
    <w:rsid w:val="0052674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FootnoteReference">
    <w:name w:val="footnote reference"/>
    <w:basedOn w:val="DefaultParagraphFont"/>
    <w:semiHidden/>
    <w:unhideWhenUsed/>
    <w:rsid w:val="00526744"/>
    <w:rPr>
      <w:vertAlign w:val="superscript"/>
    </w:rPr>
  </w:style>
  <w:style w:type="character" w:styleId="Hyperlink">
    <w:name w:val="Hyperlink"/>
    <w:basedOn w:val="DefaultParagraphFont"/>
    <w:uiPriority w:val="99"/>
    <w:unhideWhenUsed/>
    <w:rsid w:val="00526744"/>
    <w:rPr>
      <w:color w:val="467886" w:themeColor="hyperlink"/>
      <w:u w:val="single"/>
    </w:rPr>
  </w:style>
  <w:style w:type="character" w:styleId="UnresolvedMention">
    <w:name w:val="Unresolved Mention"/>
    <w:basedOn w:val="DefaultParagraphFont"/>
    <w:uiPriority w:val="99"/>
    <w:semiHidden/>
    <w:unhideWhenUsed/>
    <w:rsid w:val="00526744"/>
    <w:rPr>
      <w:color w:val="605E5C"/>
      <w:shd w:val="clear" w:color="auto" w:fill="E1DFDD"/>
    </w:rPr>
  </w:style>
  <w:style w:type="numbering" w:customStyle="1" w:styleId="nummeringkoppen">
    <w:name w:val="nummering koppen"/>
    <w:uiPriority w:val="99"/>
    <w:rsid w:val="00143453"/>
    <w:pPr>
      <w:numPr>
        <w:numId w:val="14"/>
      </w:numPr>
    </w:pPr>
  </w:style>
  <w:style w:type="character" w:styleId="CommentReference">
    <w:name w:val="annotation reference"/>
    <w:basedOn w:val="DefaultParagraphFont"/>
    <w:uiPriority w:val="99"/>
    <w:semiHidden/>
    <w:unhideWhenUsed/>
    <w:rsid w:val="00793414"/>
    <w:rPr>
      <w:sz w:val="16"/>
      <w:szCs w:val="16"/>
    </w:rPr>
  </w:style>
  <w:style w:type="paragraph" w:styleId="CommentText">
    <w:name w:val="annotation text"/>
    <w:basedOn w:val="Normal"/>
    <w:link w:val="CommentTextChar"/>
    <w:uiPriority w:val="99"/>
    <w:unhideWhenUsed/>
    <w:rsid w:val="00793414"/>
    <w:pPr>
      <w:spacing w:line="240" w:lineRule="auto"/>
    </w:pPr>
    <w:rPr>
      <w:sz w:val="20"/>
      <w:szCs w:val="20"/>
    </w:rPr>
  </w:style>
  <w:style w:type="character" w:customStyle="1" w:styleId="CommentTextChar">
    <w:name w:val="Comment Text Char"/>
    <w:basedOn w:val="DefaultParagraphFont"/>
    <w:link w:val="CommentText"/>
    <w:uiPriority w:val="99"/>
    <w:rsid w:val="00793414"/>
    <w:rPr>
      <w:sz w:val="20"/>
      <w:szCs w:val="20"/>
    </w:rPr>
  </w:style>
  <w:style w:type="paragraph" w:styleId="CommentSubject">
    <w:name w:val="annotation subject"/>
    <w:basedOn w:val="CommentText"/>
    <w:next w:val="CommentText"/>
    <w:link w:val="CommentSubjectChar"/>
    <w:uiPriority w:val="99"/>
    <w:semiHidden/>
    <w:unhideWhenUsed/>
    <w:rsid w:val="00793414"/>
    <w:rPr>
      <w:b/>
      <w:bCs/>
    </w:rPr>
  </w:style>
  <w:style w:type="character" w:customStyle="1" w:styleId="CommentSubjectChar">
    <w:name w:val="Comment Subject Char"/>
    <w:basedOn w:val="CommentTextChar"/>
    <w:link w:val="CommentSubject"/>
    <w:uiPriority w:val="99"/>
    <w:semiHidden/>
    <w:rsid w:val="00793414"/>
    <w:rPr>
      <w:b/>
      <w:bCs/>
      <w:sz w:val="20"/>
      <w:szCs w:val="20"/>
    </w:rPr>
  </w:style>
  <w:style w:type="paragraph" w:styleId="Header">
    <w:name w:val="header"/>
    <w:basedOn w:val="Normal"/>
    <w:link w:val="HeaderChar"/>
    <w:uiPriority w:val="99"/>
    <w:semiHidden/>
    <w:unhideWhenUsed/>
    <w:rsid w:val="00E64CD6"/>
    <w:pPr>
      <w:tabs>
        <w:tab w:val="center" w:pos="4536"/>
        <w:tab w:val="right" w:pos="9072"/>
      </w:tabs>
      <w:spacing w:after="0" w:line="240" w:lineRule="auto"/>
    </w:pPr>
  </w:style>
  <w:style w:type="character" w:customStyle="1" w:styleId="HeaderChar">
    <w:name w:val="Header Char"/>
    <w:basedOn w:val="DefaultParagraphFont"/>
    <w:link w:val="Header"/>
    <w:uiPriority w:val="99"/>
    <w:semiHidden/>
    <w:rsid w:val="00E64CD6"/>
  </w:style>
  <w:style w:type="paragraph" w:styleId="Footer">
    <w:name w:val="footer"/>
    <w:basedOn w:val="Normal"/>
    <w:link w:val="FooterChar"/>
    <w:uiPriority w:val="99"/>
    <w:semiHidden/>
    <w:unhideWhenUsed/>
    <w:rsid w:val="00E64CD6"/>
    <w:pPr>
      <w:tabs>
        <w:tab w:val="center" w:pos="4536"/>
        <w:tab w:val="right" w:pos="9072"/>
      </w:tabs>
      <w:spacing w:after="0" w:line="240" w:lineRule="auto"/>
    </w:pPr>
  </w:style>
  <w:style w:type="character" w:customStyle="1" w:styleId="FooterChar">
    <w:name w:val="Footer Char"/>
    <w:basedOn w:val="DefaultParagraphFont"/>
    <w:link w:val="Footer"/>
    <w:uiPriority w:val="99"/>
    <w:semiHidden/>
    <w:rsid w:val="00E64CD6"/>
  </w:style>
  <w:style w:type="paragraph" w:styleId="TOCHeading">
    <w:name w:val="TOC Heading"/>
    <w:basedOn w:val="Heading1"/>
    <w:next w:val="Normal"/>
    <w:uiPriority w:val="39"/>
    <w:unhideWhenUsed/>
    <w:qFormat/>
    <w:rsid w:val="00A15BC5"/>
    <w:pPr>
      <w:numPr>
        <w:numId w:val="0"/>
      </w:numPr>
      <w:spacing w:before="240" w:after="0" w:line="259" w:lineRule="auto"/>
      <w:jc w:val="left"/>
      <w:outlineLvl w:val="9"/>
    </w:pPr>
    <w:rPr>
      <w:kern w:val="0"/>
      <w:sz w:val="32"/>
      <w:szCs w:val="32"/>
      <w:lang w:eastAsia="nl-NL"/>
      <w14:ligatures w14:val="none"/>
    </w:rPr>
  </w:style>
  <w:style w:type="paragraph" w:styleId="TOC1">
    <w:name w:val="toc 1"/>
    <w:basedOn w:val="Normal"/>
    <w:next w:val="Normal"/>
    <w:autoRedefine/>
    <w:uiPriority w:val="39"/>
    <w:unhideWhenUsed/>
    <w:rsid w:val="00A15BC5"/>
    <w:pPr>
      <w:spacing w:after="100"/>
    </w:pPr>
  </w:style>
  <w:style w:type="paragraph" w:styleId="TOC2">
    <w:name w:val="toc 2"/>
    <w:basedOn w:val="Normal"/>
    <w:next w:val="Normal"/>
    <w:autoRedefine/>
    <w:uiPriority w:val="39"/>
    <w:unhideWhenUsed/>
    <w:rsid w:val="00A15BC5"/>
    <w:pPr>
      <w:spacing w:after="100"/>
      <w:ind w:left="240"/>
    </w:pPr>
  </w:style>
  <w:style w:type="paragraph" w:styleId="TOC3">
    <w:name w:val="toc 3"/>
    <w:basedOn w:val="Normal"/>
    <w:next w:val="Normal"/>
    <w:autoRedefine/>
    <w:uiPriority w:val="39"/>
    <w:unhideWhenUsed/>
    <w:rsid w:val="00A15BC5"/>
    <w:pPr>
      <w:spacing w:after="100"/>
      <w:ind w:left="480"/>
    </w:pPr>
  </w:style>
  <w:style w:type="table" w:styleId="GridTable4-Accent2">
    <w:name w:val="Grid Table 4 Accent 2"/>
    <w:basedOn w:val="TableNormal"/>
    <w:uiPriority w:val="49"/>
    <w:rsid w:val="00AA39DE"/>
    <w:pPr>
      <w:spacing w:after="0" w:line="240" w:lineRule="auto"/>
    </w:pPr>
    <w:tblPr>
      <w:tblStyleRowBandSize w:val="1"/>
      <w:tblStyleColBandSize w:val="1"/>
      <w:tblBorders>
        <w:top w:val="single" w:sz="4" w:space="0" w:color="F1A983" w:themeColor="accent2" w:themeTint="99"/>
        <w:left w:val="single" w:sz="4" w:space="0" w:color="F1A983" w:themeColor="accent2" w:themeTint="99"/>
        <w:bottom w:val="single" w:sz="4" w:space="0" w:color="F1A983" w:themeColor="accent2" w:themeTint="99"/>
        <w:right w:val="single" w:sz="4" w:space="0" w:color="F1A983" w:themeColor="accent2" w:themeTint="99"/>
        <w:insideH w:val="single" w:sz="4" w:space="0" w:color="F1A983" w:themeColor="accent2" w:themeTint="99"/>
        <w:insideV w:val="single" w:sz="4" w:space="0" w:color="F1A983" w:themeColor="accent2" w:themeTint="99"/>
      </w:tblBorders>
    </w:tblPr>
    <w:tblStylePr w:type="firstRow">
      <w:rPr>
        <w:b/>
        <w:bCs/>
        <w:color w:val="FFFFFF" w:themeColor="background1"/>
      </w:rPr>
      <w:tblPr/>
      <w:tcPr>
        <w:tcBorders>
          <w:top w:val="single" w:sz="4" w:space="0" w:color="E97132" w:themeColor="accent2"/>
          <w:left w:val="single" w:sz="4" w:space="0" w:color="E97132" w:themeColor="accent2"/>
          <w:bottom w:val="single" w:sz="4" w:space="0" w:color="E97132" w:themeColor="accent2"/>
          <w:right w:val="single" w:sz="4" w:space="0" w:color="E97132" w:themeColor="accent2"/>
          <w:insideH w:val="nil"/>
          <w:insideV w:val="nil"/>
        </w:tcBorders>
        <w:shd w:val="clear" w:color="auto" w:fill="E97132" w:themeFill="accent2"/>
      </w:tcPr>
    </w:tblStylePr>
    <w:tblStylePr w:type="lastRow">
      <w:rPr>
        <w:b/>
        <w:bCs/>
      </w:rPr>
      <w:tblPr/>
      <w:tcPr>
        <w:tcBorders>
          <w:top w:val="double" w:sz="4" w:space="0" w:color="E97132" w:themeColor="accent2"/>
        </w:tcBorders>
      </w:tcPr>
    </w:tblStylePr>
    <w:tblStylePr w:type="firstCol">
      <w:rPr>
        <w:b/>
        <w:bCs/>
      </w:rPr>
    </w:tblStylePr>
    <w:tblStylePr w:type="lastCol">
      <w:rPr>
        <w:b/>
        <w:bCs/>
      </w:rPr>
    </w:tblStylePr>
    <w:tblStylePr w:type="band1Vert">
      <w:tblPr/>
      <w:tcPr>
        <w:shd w:val="clear" w:color="auto" w:fill="FAE2D5" w:themeFill="accent2" w:themeFillTint="33"/>
      </w:tcPr>
    </w:tblStylePr>
    <w:tblStylePr w:type="band1Horz">
      <w:tblPr/>
      <w:tcPr>
        <w:shd w:val="clear" w:color="auto" w:fill="FAE2D5" w:themeFill="accent2" w:themeFillTint="33"/>
      </w:tcPr>
    </w:tblStylePr>
  </w:style>
  <w:style w:type="paragraph" w:styleId="NormalWeb">
    <w:name w:val="Normal (Web)"/>
    <w:basedOn w:val="Normal"/>
    <w:uiPriority w:val="99"/>
    <w:semiHidden/>
    <w:unhideWhenUsed/>
    <w:rsid w:val="00446CCA"/>
    <w:rPr>
      <w:rFonts w:ascii="Times New Roman" w:hAnsi="Times New Roman" w:cs="Times New Roman"/>
    </w:rPr>
  </w:style>
  <w:style w:type="table" w:styleId="GridTable5Dark-Accent2">
    <w:name w:val="Grid Table 5 Dark Accent 2"/>
    <w:basedOn w:val="TableNormal"/>
    <w:uiPriority w:val="50"/>
    <w:rsid w:val="00154A64"/>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AE2D5" w:themeFill="accent2"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E97132" w:themeFill="accent2"/>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E97132" w:themeFill="accent2"/>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E97132" w:themeFill="accent2"/>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E97132" w:themeFill="accent2"/>
      </w:tcPr>
    </w:tblStylePr>
    <w:tblStylePr w:type="band1Vert">
      <w:tblPr/>
      <w:tcPr>
        <w:shd w:val="clear" w:color="auto" w:fill="F6C5AC" w:themeFill="accent2" w:themeFillTint="66"/>
      </w:tcPr>
    </w:tblStylePr>
    <w:tblStylePr w:type="band1Horz">
      <w:tblPr/>
      <w:tcPr>
        <w:shd w:val="clear" w:color="auto" w:fill="F6C5AC" w:themeFill="accent2" w:themeFillTint="66"/>
      </w:tcPr>
    </w:tblStylePr>
  </w:style>
  <w:style w:type="paragraph" w:styleId="TOC4">
    <w:name w:val="toc 4"/>
    <w:basedOn w:val="Normal"/>
    <w:next w:val="Normal"/>
    <w:autoRedefine/>
    <w:uiPriority w:val="39"/>
    <w:unhideWhenUsed/>
    <w:rsid w:val="005C3995"/>
    <w:pPr>
      <w:spacing w:after="100"/>
      <w:ind w:left="720"/>
      <w:jc w:val="left"/>
    </w:pPr>
    <w:rPr>
      <w:rFonts w:eastAsiaTheme="minorEastAsia"/>
      <w:lang w:eastAsia="nl-NL"/>
    </w:rPr>
  </w:style>
  <w:style w:type="paragraph" w:styleId="TOC5">
    <w:name w:val="toc 5"/>
    <w:basedOn w:val="Normal"/>
    <w:next w:val="Normal"/>
    <w:autoRedefine/>
    <w:uiPriority w:val="39"/>
    <w:unhideWhenUsed/>
    <w:rsid w:val="005C3995"/>
    <w:pPr>
      <w:spacing w:after="100"/>
      <w:ind w:left="960"/>
      <w:jc w:val="left"/>
    </w:pPr>
    <w:rPr>
      <w:rFonts w:eastAsiaTheme="minorEastAsia"/>
      <w:lang w:eastAsia="nl-NL"/>
    </w:rPr>
  </w:style>
  <w:style w:type="paragraph" w:styleId="TOC6">
    <w:name w:val="toc 6"/>
    <w:basedOn w:val="Normal"/>
    <w:next w:val="Normal"/>
    <w:autoRedefine/>
    <w:uiPriority w:val="39"/>
    <w:unhideWhenUsed/>
    <w:rsid w:val="005C3995"/>
    <w:pPr>
      <w:spacing w:after="100"/>
      <w:ind w:left="1200"/>
      <w:jc w:val="left"/>
    </w:pPr>
    <w:rPr>
      <w:rFonts w:eastAsiaTheme="minorEastAsia"/>
      <w:lang w:eastAsia="nl-NL"/>
    </w:rPr>
  </w:style>
  <w:style w:type="paragraph" w:styleId="TOC7">
    <w:name w:val="toc 7"/>
    <w:basedOn w:val="Normal"/>
    <w:next w:val="Normal"/>
    <w:autoRedefine/>
    <w:uiPriority w:val="39"/>
    <w:unhideWhenUsed/>
    <w:rsid w:val="005C3995"/>
    <w:pPr>
      <w:spacing w:after="100"/>
      <w:ind w:left="1440"/>
      <w:jc w:val="left"/>
    </w:pPr>
    <w:rPr>
      <w:rFonts w:eastAsiaTheme="minorEastAsia"/>
      <w:lang w:eastAsia="nl-NL"/>
    </w:rPr>
  </w:style>
  <w:style w:type="paragraph" w:styleId="TOC8">
    <w:name w:val="toc 8"/>
    <w:basedOn w:val="Normal"/>
    <w:next w:val="Normal"/>
    <w:autoRedefine/>
    <w:uiPriority w:val="39"/>
    <w:unhideWhenUsed/>
    <w:rsid w:val="005C3995"/>
    <w:pPr>
      <w:spacing w:after="100"/>
      <w:ind w:left="1680"/>
      <w:jc w:val="left"/>
    </w:pPr>
    <w:rPr>
      <w:rFonts w:eastAsiaTheme="minorEastAsia"/>
      <w:lang w:eastAsia="nl-NL"/>
    </w:rPr>
  </w:style>
  <w:style w:type="paragraph" w:styleId="TOC9">
    <w:name w:val="toc 9"/>
    <w:basedOn w:val="Normal"/>
    <w:next w:val="Normal"/>
    <w:autoRedefine/>
    <w:uiPriority w:val="39"/>
    <w:unhideWhenUsed/>
    <w:rsid w:val="005C3995"/>
    <w:pPr>
      <w:spacing w:after="100"/>
      <w:ind w:left="1920"/>
      <w:jc w:val="left"/>
    </w:pPr>
    <w:rPr>
      <w:rFonts w:eastAsiaTheme="minorEastAsia"/>
      <w:lang w:eastAsia="nl-NL"/>
    </w:rPr>
  </w:style>
  <w:style w:type="paragraph" w:styleId="Revision">
    <w:name w:val="Revision"/>
    <w:hidden/>
    <w:uiPriority w:val="99"/>
    <w:semiHidden/>
    <w:rsid w:val="003B52B5"/>
    <w:pPr>
      <w:spacing w:after="0" w:line="240" w:lineRule="auto"/>
    </w:pPr>
  </w:style>
  <w:style w:type="table" w:styleId="ListTable4-Accent2">
    <w:name w:val="List Table 4 Accent 2"/>
    <w:basedOn w:val="TableNormal"/>
    <w:uiPriority w:val="49"/>
    <w:rsid w:val="00C04775"/>
    <w:pPr>
      <w:spacing w:after="0" w:line="240" w:lineRule="auto"/>
    </w:pPr>
    <w:tblPr>
      <w:tblStyleRowBandSize w:val="1"/>
      <w:tblStyleColBandSize w:val="1"/>
      <w:tblBorders>
        <w:top w:val="single" w:sz="4" w:space="0" w:color="F1A983" w:themeColor="accent2" w:themeTint="99"/>
        <w:left w:val="single" w:sz="4" w:space="0" w:color="F1A983" w:themeColor="accent2" w:themeTint="99"/>
        <w:bottom w:val="single" w:sz="4" w:space="0" w:color="F1A983" w:themeColor="accent2" w:themeTint="99"/>
        <w:right w:val="single" w:sz="4" w:space="0" w:color="F1A983" w:themeColor="accent2" w:themeTint="99"/>
        <w:insideH w:val="single" w:sz="4" w:space="0" w:color="F1A983" w:themeColor="accent2" w:themeTint="99"/>
      </w:tblBorders>
    </w:tblPr>
    <w:tblStylePr w:type="firstRow">
      <w:rPr>
        <w:b/>
        <w:bCs/>
        <w:color w:val="FFFFFF" w:themeColor="background1"/>
      </w:rPr>
      <w:tblPr/>
      <w:tcPr>
        <w:tcBorders>
          <w:top w:val="single" w:sz="4" w:space="0" w:color="E97132" w:themeColor="accent2"/>
          <w:left w:val="single" w:sz="4" w:space="0" w:color="E97132" w:themeColor="accent2"/>
          <w:bottom w:val="single" w:sz="4" w:space="0" w:color="E97132" w:themeColor="accent2"/>
          <w:right w:val="single" w:sz="4" w:space="0" w:color="E97132" w:themeColor="accent2"/>
          <w:insideH w:val="nil"/>
        </w:tcBorders>
        <w:shd w:val="clear" w:color="auto" w:fill="E97132" w:themeFill="accent2"/>
      </w:tcPr>
    </w:tblStylePr>
    <w:tblStylePr w:type="lastRow">
      <w:rPr>
        <w:b/>
        <w:bCs/>
      </w:rPr>
      <w:tblPr/>
      <w:tcPr>
        <w:tcBorders>
          <w:top w:val="double" w:sz="4" w:space="0" w:color="F1A983" w:themeColor="accent2" w:themeTint="99"/>
        </w:tcBorders>
      </w:tcPr>
    </w:tblStylePr>
    <w:tblStylePr w:type="firstCol">
      <w:rPr>
        <w:b/>
        <w:bCs/>
      </w:rPr>
    </w:tblStylePr>
    <w:tblStylePr w:type="lastCol">
      <w:rPr>
        <w:b/>
        <w:bCs/>
      </w:rPr>
    </w:tblStylePr>
    <w:tblStylePr w:type="band1Vert">
      <w:tblPr/>
      <w:tcPr>
        <w:shd w:val="clear" w:color="auto" w:fill="FAE2D5" w:themeFill="accent2" w:themeFillTint="33"/>
      </w:tcPr>
    </w:tblStylePr>
    <w:tblStylePr w:type="band1Horz">
      <w:tblPr/>
      <w:tcPr>
        <w:shd w:val="clear" w:color="auto" w:fill="FAE2D5" w:themeFill="accent2" w:themeFillTint="33"/>
      </w:tcPr>
    </w:tblStylePr>
  </w:style>
  <w:style w:type="character" w:styleId="Mention">
    <w:name w:val="Mention"/>
    <w:basedOn w:val="DefaultParagraphFont"/>
    <w:uiPriority w:val="99"/>
    <w:unhideWhenUsed/>
    <w:rsid w:val="0011516C"/>
    <w:rPr>
      <w:color w:val="2B579A"/>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microsoft.com/office/2016/09/relationships/commentsIds" Target="commentsIds.xml"/><Relationship Id="rId1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settings" Target="settings.xml"/><Relationship Id="rId12" Type="http://schemas.microsoft.com/office/2011/relationships/commentsExtended" Target="commentsExtended.xml"/><Relationship Id="rId17" Type="http://schemas.microsoft.com/office/2011/relationships/people" Target="people.xml"/><Relationship Id="rId2" Type="http://schemas.openxmlformats.org/officeDocument/2006/relationships/customXml" Target="../customXml/item2.xml"/><Relationship Id="rId16" Type="http://schemas.openxmlformats.org/officeDocument/2006/relationships/fontTable" Target="fontTable.xml"/><Relationship Id="rId20" Type="http://schemas.microsoft.com/office/2020/10/relationships/intelligence" Target="intelligence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comments" Target="comments.xml"/><Relationship Id="rId5" Type="http://schemas.openxmlformats.org/officeDocument/2006/relationships/numbering" Target="numbering.xml"/><Relationship Id="rId15" Type="http://schemas.openxmlformats.org/officeDocument/2006/relationships/image" Target="media/image1.jpeg"/><Relationship Id="rId10" Type="http://schemas.openxmlformats.org/officeDocument/2006/relationships/endnotes" Target="endnotes.xml"/><Relationship Id="rId19" Type="http://schemas.microsoft.com/office/2019/05/relationships/documenttasks" Target="documenttasks/documenttasks1.xml"/><Relationship Id="rId4" Type="http://schemas.openxmlformats.org/officeDocument/2006/relationships/customXml" Target="../customXml/item4.xml"/><Relationship Id="rId9" Type="http://schemas.openxmlformats.org/officeDocument/2006/relationships/footnotes" Target="footnotes.xml"/><Relationship Id="rId14" Type="http://schemas.microsoft.com/office/2018/08/relationships/commentsExtensible" Target="commentsExtensible.xml"/></Relationships>
</file>

<file path=word/documenttasks/documenttasks1.xml><?xml version="1.0" encoding="utf-8"?>
<t:Tasks xmlns:t="http://schemas.microsoft.com/office/tasks/2019/documenttasks" xmlns:oel="http://schemas.microsoft.com/office/2019/extlst">
  <t:Task id="{AF04F3E4-7B5E-4122-A58B-E3CBBE96C247}">
    <t:Anchor>
      <t:Comment id="571988505"/>
    </t:Anchor>
    <t:History>
      <t:Event id="{E5D8B4FD-2081-4CF3-A252-7AB355C2A493}" time="2026-02-17T09:14:13.272Z">
        <t:Attribution userId="S::b.stevens@leiden.nl::a41c344e-d3fa-445d-a0c0-6aab35de66c6" userProvider="AD" userName="Stevens, Bas"/>
        <t:Anchor>
          <t:Comment id="571988505"/>
        </t:Anchor>
        <t:Create/>
      </t:Event>
      <t:Event id="{25523E8D-A301-4C38-A235-BB80D4D64738}" time="2026-02-17T09:14:13.272Z">
        <t:Attribution userId="S::b.stevens@leiden.nl::a41c344e-d3fa-445d-a0c0-6aab35de66c6" userProvider="AD" userName="Stevens, Bas"/>
        <t:Anchor>
          <t:Comment id="571988505"/>
        </t:Anchor>
        <t:Assign userId="S::n.tegelaar@leiden.nl::110ebde1-1147-49db-9439-5a1754cad651" userProvider="AD" userName="Tegelaar, Nick"/>
      </t:Event>
      <t:Event id="{DFFD7F2C-A758-4AAB-99B3-31D1D89EB9CD}" time="2026-02-17T09:14:13.272Z">
        <t:Attribution userId="S::b.stevens@leiden.nl::a41c344e-d3fa-445d-a0c0-6aab35de66c6" userProvider="AD" userName="Stevens, Bas"/>
        <t:Anchor>
          <t:Comment id="571988505"/>
        </t:Anchor>
        <t:SetTitle title="@Tegelaar, Nick even zodat ik het goed begrijp: doen we hier nu de context analyse in, of beschrijven we hier alleen hoe die wordt opgesteld?"/>
      </t:Event>
    </t:History>
  </t:Task>
  <t:Task id="{B800D533-498C-4DDE-8C6D-B6F81B1396F8}">
    <t:Anchor>
      <t:Comment id="1162353530"/>
    </t:Anchor>
    <t:History>
      <t:Event id="{CDC19B0B-4FD5-4660-BB50-6BA2976CB73C}" time="2026-03-10T11:45:18.958Z">
        <t:Attribution userId="S::b.stevens@leiden.nl::a41c344e-d3fa-445d-a0c0-6aab35de66c6" userProvider="AD" userName="Stevens, Bas"/>
        <t:Anchor>
          <t:Comment id="98703254"/>
        </t:Anchor>
        <t:Create/>
      </t:Event>
      <t:Event id="{053C51BA-D530-4D31-A779-0CB984389F91}" time="2026-03-10T11:45:18.958Z">
        <t:Attribution userId="S::b.stevens@leiden.nl::a41c344e-d3fa-445d-a0c0-6aab35de66c6" userProvider="AD" userName="Stevens, Bas"/>
        <t:Anchor>
          <t:Comment id="98703254"/>
        </t:Anchor>
        <t:Assign userId="S::L.de.Leede@leiden.nl::a1a3a147-c463-4cc6-805b-604a696ac397" userProvider="AD" userName="Leede, Luuk de"/>
      </t:Event>
      <t:Event id="{6ECB4E94-3E02-493A-9D87-0B60C73A945F}" time="2026-03-10T11:45:18.958Z">
        <t:Attribution userId="S::b.stevens@leiden.nl::a41c344e-d3fa-445d-a0c0-6aab35de66c6" userProvider="AD" userName="Stevens, Bas"/>
        <t:Anchor>
          <t:Comment id="98703254"/>
        </t:Anchor>
        <t:SetTitle title="@Leede, Luuk de in lijn met ons gesprek gisteren: we laten de naam nog even zoals hij is. Later gaan we dat gesprek wel aan. PS. ging stuk om de prijsvraag ..."/>
      </t:Event>
    </t:History>
  </t:Task>
  <t:Task id="{EE3A9710-C43D-47C9-AF7F-920D17E7E031}">
    <t:Anchor>
      <t:Comment id="389645503"/>
    </t:Anchor>
    <t:History>
      <t:Event id="{775A803F-E66F-4738-888A-128D992CF16D}" time="2026-03-13T09:53:15.552Z">
        <t:Attribution userId="S::n.tegelaar@leiden.nl::110ebde1-1147-49db-9439-5a1754cad651" userProvider="AD" userName="Tegelaar, Nick"/>
        <t:Anchor>
          <t:Comment id="389645503"/>
        </t:Anchor>
        <t:Create/>
      </t:Event>
      <t:Event id="{A89A8FF6-144D-4CCB-B552-6C8D40220D4A}" time="2026-03-13T09:53:15.552Z">
        <t:Attribution userId="S::n.tegelaar@leiden.nl::110ebde1-1147-49db-9439-5a1754cad651" userProvider="AD" userName="Tegelaar, Nick"/>
        <t:Anchor>
          <t:Comment id="389645503"/>
        </t:Anchor>
        <t:Assign userId="S::b.stevens@leiden.nl::a41c344e-d3fa-445d-a0c0-6aab35de66c6" userProvider="AD" userName="Stevens, Bas"/>
      </t:Event>
      <t:Event id="{5D4D9C7D-B1BB-45F1-9B8B-5964031ADBDF}" time="2026-03-13T09:53:15.552Z">
        <t:Attribution userId="S::n.tegelaar@leiden.nl::110ebde1-1147-49db-9439-5a1754cad651" userProvider="AD" userName="Tegelaar, Nick"/>
        <t:Anchor>
          <t:Comment id="389645503"/>
        </t:Anchor>
        <t:SetTitle title="@Stevens, Bas mee aan de slag"/>
      </t:Event>
    </t:History>
  </t:Task>
</t:Tasks>
</file>

<file path=word/theme/theme1.xml><?xml version="1.0" encoding="utf-8"?>
<a:theme xmlns:a="http://schemas.openxmlformats.org/drawingml/2006/main" name="Kantoorthema">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219AF798AB711F42B5812BF36F990F06" ma:contentTypeVersion="17" ma:contentTypeDescription="Een nieuw document maken." ma:contentTypeScope="" ma:versionID="21bd421597319cd0041beb0b2b692b28">
  <xsd:schema xmlns:xsd="http://www.w3.org/2001/XMLSchema" xmlns:xs="http://www.w3.org/2001/XMLSchema" xmlns:p="http://schemas.microsoft.com/office/2006/metadata/properties" xmlns:ns2="dce8f4a3-71a8-409a-b152-9a067967ad28" xmlns:ns3="9c7e53dd-f619-4dc2-a4d5-145860213107" targetNamespace="http://schemas.microsoft.com/office/2006/metadata/properties" ma:root="true" ma:fieldsID="baa2922daed1e786d3ef8bfe36dcb227" ns2:_="" ns3:_="">
    <xsd:import namespace="dce8f4a3-71a8-409a-b152-9a067967ad28"/>
    <xsd:import namespace="9c7e53dd-f619-4dc2-a4d5-145860213107"/>
    <xsd:element name="properties">
      <xsd:complexType>
        <xsd:sequence>
          <xsd:element name="documentManagement">
            <xsd:complexType>
              <xsd:all>
                <xsd:element ref="ns2:Typedocument" minOccurs="0"/>
                <xsd:element ref="ns2:Datumvergadering" minOccurs="0"/>
                <xsd:element ref="ns2:Auteur" minOccurs="0"/>
                <xsd:element ref="ns2:Toezichtgebied" minOccurs="0"/>
                <xsd:element ref="ns2:Vertrouwelijk" minOccurs="0"/>
                <xsd:element ref="ns2:Vergadering" minOccurs="0"/>
                <xsd:element ref="ns2:Nogtedoen" minOccurs="0"/>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OCR"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ce8f4a3-71a8-409a-b152-9a067967ad28" elementFormDefault="qualified">
    <xsd:import namespace="http://schemas.microsoft.com/office/2006/documentManagement/types"/>
    <xsd:import namespace="http://schemas.microsoft.com/office/infopath/2007/PartnerControls"/>
    <xsd:element name="Typedocument" ma:index="8" nillable="true" ma:displayName="Type document" ma:format="Dropdown" ma:internalName="Typedocument">
      <xsd:simpleType>
        <xsd:restriction base="dms:Choice">
          <xsd:enumeration value="Rapportage"/>
          <xsd:enumeration value="Presentatie"/>
          <xsd:enumeration value="Memo"/>
          <xsd:enumeration value="Overig"/>
        </xsd:restriction>
      </xsd:simpleType>
    </xsd:element>
    <xsd:element name="Datumvergadering" ma:index="9" nillable="true" ma:displayName="Datum vergadering" ma:format="DateOnly" ma:internalName="Datumvergadering">
      <xsd:simpleType>
        <xsd:restriction base="dms:DateTime"/>
      </xsd:simpleType>
    </xsd:element>
    <xsd:element name="Auteur" ma:index="10" nillable="true" ma:displayName="Auteur" ma:format="Dropdown" ma:list="UserInfo" ma:SharePointGroup="0" ma:internalName="Auteur">
      <xsd:complexType>
        <xsd:complexContent>
          <xsd:extension base="dms:User">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Toezichtgebied" ma:index="11" nillable="true" ma:displayName="Toezichtgebied" ma:format="Dropdown" ma:internalName="Toezichtgebied">
      <xsd:simpleType>
        <xsd:restriction base="dms:Choice">
          <xsd:enumeration value="Security"/>
          <xsd:enumeration value="Privacy"/>
        </xsd:restriction>
      </xsd:simpleType>
    </xsd:element>
    <xsd:element name="Vertrouwelijk" ma:index="12" nillable="true" ma:displayName="Vertrouwelijk" ma:format="Dropdown" ma:internalName="Vertrouwelijk">
      <xsd:simpleType>
        <xsd:restriction base="dms:Choice">
          <xsd:enumeration value="Vertrouwelijk"/>
          <xsd:enumeration value="Intern"/>
          <xsd:enumeration value="Openbaar"/>
        </xsd:restriction>
      </xsd:simpleType>
    </xsd:element>
    <xsd:element name="Vergadering" ma:index="13" nillable="true" ma:displayName="Vergadering" ma:format="Dropdown" ma:internalName="Vergadering">
      <xsd:simpleType>
        <xsd:restriction base="dms:Choice">
          <xsd:enumeration value="Gemeenteraad"/>
          <xsd:enumeration value="College"/>
          <xsd:enumeration value="Directieteam"/>
          <xsd:enumeration value="MT"/>
          <xsd:enumeration value="Afdeling"/>
        </xsd:restriction>
      </xsd:simpleType>
    </xsd:element>
    <xsd:element name="Nogtedoen" ma:index="14" nillable="true" ma:displayName="Nog te doen" ma:format="Dropdown" ma:internalName="Nogtedoen">
      <xsd:simpleType>
        <xsd:restriction base="dms:Text">
          <xsd:maxLength value="255"/>
        </xsd:restriction>
      </xsd:simpleType>
    </xsd:element>
    <xsd:element name="MediaServiceMetadata" ma:index="15" nillable="true" ma:displayName="MediaServiceMetadata" ma:hidden="true" ma:internalName="MediaServiceMetadata" ma:readOnly="true">
      <xsd:simpleType>
        <xsd:restriction base="dms:Note"/>
      </xsd:simpleType>
    </xsd:element>
    <xsd:element name="MediaServiceFastMetadata" ma:index="16" nillable="true" ma:displayName="MediaServiceFastMetadata" ma:hidden="true" ma:internalName="MediaServiceFastMetadata" ma:readOnly="true">
      <xsd:simpleType>
        <xsd:restriction base="dms:Note"/>
      </xsd:simpleType>
    </xsd:element>
    <xsd:element name="MediaServiceSearchProperties" ma:index="17" nillable="true" ma:displayName="MediaServiceSearchProperties" ma:hidden="true" ma:internalName="MediaServiceSearchProperties" ma:readOnly="true">
      <xsd:simpleType>
        <xsd:restriction base="dms:Note"/>
      </xsd:simpleType>
    </xsd:element>
    <xsd:element name="MediaServiceDateTaken" ma:index="18" nillable="true" ma:displayName="MediaServiceDateTaken" ma:hidden="true" ma:indexed="true" ma:internalName="MediaServiceDateTaken" ma:readOnly="true">
      <xsd:simpleType>
        <xsd:restriction base="dms:Text"/>
      </xsd:simpleType>
    </xsd:element>
    <xsd:element name="lcf76f155ced4ddcb4097134ff3c332f" ma:index="20" nillable="true" ma:taxonomy="true" ma:internalName="lcf76f155ced4ddcb4097134ff3c332f" ma:taxonomyFieldName="MediaServiceImageTags" ma:displayName="Afbeeldingtags" ma:readOnly="false" ma:fieldId="{5cf76f15-5ced-4ddc-b409-7134ff3c332f}" ma:taxonomyMulti="true" ma:sspId="111a3439-1d4c-408e-919b-7f3b2cc70625" ma:termSetId="09814cd3-568e-fe90-9814-8d621ff8fb84" ma:anchorId="fba54fb3-c3e1-fe81-a776-ca4b69148c4d" ma:open="true" ma:isKeyword="false">
      <xsd:complexType>
        <xsd:sequence>
          <xsd:element ref="pc:Terms" minOccurs="0" maxOccurs="1"/>
        </xsd:sequence>
      </xsd:complexType>
    </xsd:element>
    <xsd:element name="MediaServiceOCR" ma:index="22" nillable="true" ma:displayName="Extracted Text" ma:internalName="MediaServiceOCR" ma:readOnly="true">
      <xsd:simpleType>
        <xsd:restriction base="dms:Note">
          <xsd:maxLength value="255"/>
        </xsd:restriction>
      </xsd:simpleType>
    </xsd:element>
    <xsd:element name="MediaServiceGenerationTime" ma:index="23" nillable="true" ma:displayName="MediaServiceGenerationTime" ma:hidden="true" ma:internalName="MediaServiceGenerationTime" ma:readOnly="true">
      <xsd:simpleType>
        <xsd:restriction base="dms:Text"/>
      </xsd:simpleType>
    </xsd:element>
    <xsd:element name="MediaServiceEventHashCode" ma:index="24"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9c7e53dd-f619-4dc2-a4d5-145860213107" elementFormDefault="qualified">
    <xsd:import namespace="http://schemas.microsoft.com/office/2006/documentManagement/types"/>
    <xsd:import namespace="http://schemas.microsoft.com/office/infopath/2007/PartnerControls"/>
    <xsd:element name="TaxCatchAll" ma:index="21" nillable="true" ma:displayName="Taxonomy Catch All Column" ma:hidden="true" ma:list="{89520914-285d-4ca8-9b02-08d75eb50ee6}" ma:internalName="TaxCatchAll" ma:showField="CatchAllData" ma:web="9c7e53dd-f619-4dc2-a4d5-145860213107">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Inhoudstype"/>
        <xsd:element ref="dc:title" minOccurs="0" maxOccurs="1" ma:index="4" ma:displayName="Titel"/>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Nogtedoen xmlns="dce8f4a3-71a8-409a-b152-9a067967ad28" xsi:nil="true"/>
    <Typedocument xmlns="dce8f4a3-71a8-409a-b152-9a067967ad28" xsi:nil="true"/>
    <Auteur xmlns="dce8f4a3-71a8-409a-b152-9a067967ad28">
      <UserInfo>
        <DisplayName/>
        <AccountId xsi:nil="true"/>
        <AccountType/>
      </UserInfo>
    </Auteur>
    <Toezichtgebied xmlns="dce8f4a3-71a8-409a-b152-9a067967ad28" xsi:nil="true"/>
    <Vertrouwelijk xmlns="dce8f4a3-71a8-409a-b152-9a067967ad28" xsi:nil="true"/>
    <lcf76f155ced4ddcb4097134ff3c332f xmlns="dce8f4a3-71a8-409a-b152-9a067967ad28">
      <Terms xmlns="http://schemas.microsoft.com/office/infopath/2007/PartnerControls"/>
    </lcf76f155ced4ddcb4097134ff3c332f>
    <Vergadering xmlns="dce8f4a3-71a8-409a-b152-9a067967ad28" xsi:nil="true"/>
    <TaxCatchAll xmlns="9c7e53dd-f619-4dc2-a4d5-145860213107" xsi:nil="true"/>
    <Datumvergadering xmlns="dce8f4a3-71a8-409a-b152-9a067967ad28" xsi:nil="true"/>
  </documentManagement>
</p:properti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D627C7F-6B89-414B-AC6E-EA5B1E80FCA8}">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dce8f4a3-71a8-409a-b152-9a067967ad28"/>
    <ds:schemaRef ds:uri="9c7e53dd-f619-4dc2-a4d5-145860213107"/>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69D5A4A5-E009-461F-876B-94DC5F96F05E}">
  <ds:schemaRefs>
    <ds:schemaRef ds:uri="http://schemas.microsoft.com/sharepoint/v3/contenttype/forms"/>
  </ds:schemaRefs>
</ds:datastoreItem>
</file>

<file path=customXml/itemProps3.xml><?xml version="1.0" encoding="utf-8"?>
<ds:datastoreItem xmlns:ds="http://schemas.openxmlformats.org/officeDocument/2006/customXml" ds:itemID="{F1B269BB-15D6-4F69-8DB4-2BD45FBDF1A5}">
  <ds:schemaRefs>
    <ds:schemaRef ds:uri="http://schemas.microsoft.com/office/2006/metadata/properties"/>
    <ds:schemaRef ds:uri="http://schemas.microsoft.com/office/infopath/2007/PartnerControls"/>
    <ds:schemaRef ds:uri="dce8f4a3-71a8-409a-b152-9a067967ad28"/>
    <ds:schemaRef ds:uri="9c7e53dd-f619-4dc2-a4d5-145860213107"/>
  </ds:schemaRefs>
</ds:datastoreItem>
</file>

<file path=customXml/itemProps4.xml><?xml version="1.0" encoding="utf-8"?>
<ds:datastoreItem xmlns:ds="http://schemas.openxmlformats.org/officeDocument/2006/customXml" ds:itemID="{5045D5E5-C328-456F-A42E-723B66628AC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52</TotalTime>
  <Pages>1</Pages>
  <Words>9305</Words>
  <Characters>53043</Characters>
  <Application>Microsoft Office Word</Application>
  <DocSecurity>4</DocSecurity>
  <Lines>442</Lines>
  <Paragraphs>124</Paragraphs>
  <ScaleCrop>false</ScaleCrop>
  <Company/>
  <LinksUpToDate>false</LinksUpToDate>
  <CharactersWithSpaces>62224</CharactersWithSpaces>
  <SharedDoc>false</SharedDoc>
  <HLinks>
    <vt:vector size="504" baseType="variant">
      <vt:variant>
        <vt:i4>1114175</vt:i4>
      </vt:variant>
      <vt:variant>
        <vt:i4>470</vt:i4>
      </vt:variant>
      <vt:variant>
        <vt:i4>0</vt:i4>
      </vt:variant>
      <vt:variant>
        <vt:i4>5</vt:i4>
      </vt:variant>
      <vt:variant>
        <vt:lpwstr/>
      </vt:variant>
      <vt:variant>
        <vt:lpwstr>_Toc224207916</vt:lpwstr>
      </vt:variant>
      <vt:variant>
        <vt:i4>1114175</vt:i4>
      </vt:variant>
      <vt:variant>
        <vt:i4>464</vt:i4>
      </vt:variant>
      <vt:variant>
        <vt:i4>0</vt:i4>
      </vt:variant>
      <vt:variant>
        <vt:i4>5</vt:i4>
      </vt:variant>
      <vt:variant>
        <vt:lpwstr/>
      </vt:variant>
      <vt:variant>
        <vt:lpwstr>_Toc224207915</vt:lpwstr>
      </vt:variant>
      <vt:variant>
        <vt:i4>1114175</vt:i4>
      </vt:variant>
      <vt:variant>
        <vt:i4>458</vt:i4>
      </vt:variant>
      <vt:variant>
        <vt:i4>0</vt:i4>
      </vt:variant>
      <vt:variant>
        <vt:i4>5</vt:i4>
      </vt:variant>
      <vt:variant>
        <vt:lpwstr/>
      </vt:variant>
      <vt:variant>
        <vt:lpwstr>_Toc224207914</vt:lpwstr>
      </vt:variant>
      <vt:variant>
        <vt:i4>1114175</vt:i4>
      </vt:variant>
      <vt:variant>
        <vt:i4>452</vt:i4>
      </vt:variant>
      <vt:variant>
        <vt:i4>0</vt:i4>
      </vt:variant>
      <vt:variant>
        <vt:i4>5</vt:i4>
      </vt:variant>
      <vt:variant>
        <vt:lpwstr/>
      </vt:variant>
      <vt:variant>
        <vt:lpwstr>_Toc224207913</vt:lpwstr>
      </vt:variant>
      <vt:variant>
        <vt:i4>1114175</vt:i4>
      </vt:variant>
      <vt:variant>
        <vt:i4>446</vt:i4>
      </vt:variant>
      <vt:variant>
        <vt:i4>0</vt:i4>
      </vt:variant>
      <vt:variant>
        <vt:i4>5</vt:i4>
      </vt:variant>
      <vt:variant>
        <vt:lpwstr/>
      </vt:variant>
      <vt:variant>
        <vt:lpwstr>_Toc224207912</vt:lpwstr>
      </vt:variant>
      <vt:variant>
        <vt:i4>1114175</vt:i4>
      </vt:variant>
      <vt:variant>
        <vt:i4>440</vt:i4>
      </vt:variant>
      <vt:variant>
        <vt:i4>0</vt:i4>
      </vt:variant>
      <vt:variant>
        <vt:i4>5</vt:i4>
      </vt:variant>
      <vt:variant>
        <vt:lpwstr/>
      </vt:variant>
      <vt:variant>
        <vt:lpwstr>_Toc224207911</vt:lpwstr>
      </vt:variant>
      <vt:variant>
        <vt:i4>1114175</vt:i4>
      </vt:variant>
      <vt:variant>
        <vt:i4>434</vt:i4>
      </vt:variant>
      <vt:variant>
        <vt:i4>0</vt:i4>
      </vt:variant>
      <vt:variant>
        <vt:i4>5</vt:i4>
      </vt:variant>
      <vt:variant>
        <vt:lpwstr/>
      </vt:variant>
      <vt:variant>
        <vt:lpwstr>_Toc224207910</vt:lpwstr>
      </vt:variant>
      <vt:variant>
        <vt:i4>1048639</vt:i4>
      </vt:variant>
      <vt:variant>
        <vt:i4>428</vt:i4>
      </vt:variant>
      <vt:variant>
        <vt:i4>0</vt:i4>
      </vt:variant>
      <vt:variant>
        <vt:i4>5</vt:i4>
      </vt:variant>
      <vt:variant>
        <vt:lpwstr/>
      </vt:variant>
      <vt:variant>
        <vt:lpwstr>_Toc224207909</vt:lpwstr>
      </vt:variant>
      <vt:variant>
        <vt:i4>1048639</vt:i4>
      </vt:variant>
      <vt:variant>
        <vt:i4>422</vt:i4>
      </vt:variant>
      <vt:variant>
        <vt:i4>0</vt:i4>
      </vt:variant>
      <vt:variant>
        <vt:i4>5</vt:i4>
      </vt:variant>
      <vt:variant>
        <vt:lpwstr/>
      </vt:variant>
      <vt:variant>
        <vt:lpwstr>_Toc224207908</vt:lpwstr>
      </vt:variant>
      <vt:variant>
        <vt:i4>1048639</vt:i4>
      </vt:variant>
      <vt:variant>
        <vt:i4>416</vt:i4>
      </vt:variant>
      <vt:variant>
        <vt:i4>0</vt:i4>
      </vt:variant>
      <vt:variant>
        <vt:i4>5</vt:i4>
      </vt:variant>
      <vt:variant>
        <vt:lpwstr/>
      </vt:variant>
      <vt:variant>
        <vt:lpwstr>_Toc224207907</vt:lpwstr>
      </vt:variant>
      <vt:variant>
        <vt:i4>1048639</vt:i4>
      </vt:variant>
      <vt:variant>
        <vt:i4>410</vt:i4>
      </vt:variant>
      <vt:variant>
        <vt:i4>0</vt:i4>
      </vt:variant>
      <vt:variant>
        <vt:i4>5</vt:i4>
      </vt:variant>
      <vt:variant>
        <vt:lpwstr/>
      </vt:variant>
      <vt:variant>
        <vt:lpwstr>_Toc224207906</vt:lpwstr>
      </vt:variant>
      <vt:variant>
        <vt:i4>1048639</vt:i4>
      </vt:variant>
      <vt:variant>
        <vt:i4>404</vt:i4>
      </vt:variant>
      <vt:variant>
        <vt:i4>0</vt:i4>
      </vt:variant>
      <vt:variant>
        <vt:i4>5</vt:i4>
      </vt:variant>
      <vt:variant>
        <vt:lpwstr/>
      </vt:variant>
      <vt:variant>
        <vt:lpwstr>_Toc224207905</vt:lpwstr>
      </vt:variant>
      <vt:variant>
        <vt:i4>1048639</vt:i4>
      </vt:variant>
      <vt:variant>
        <vt:i4>398</vt:i4>
      </vt:variant>
      <vt:variant>
        <vt:i4>0</vt:i4>
      </vt:variant>
      <vt:variant>
        <vt:i4>5</vt:i4>
      </vt:variant>
      <vt:variant>
        <vt:lpwstr/>
      </vt:variant>
      <vt:variant>
        <vt:lpwstr>_Toc224207904</vt:lpwstr>
      </vt:variant>
      <vt:variant>
        <vt:i4>1048639</vt:i4>
      </vt:variant>
      <vt:variant>
        <vt:i4>392</vt:i4>
      </vt:variant>
      <vt:variant>
        <vt:i4>0</vt:i4>
      </vt:variant>
      <vt:variant>
        <vt:i4>5</vt:i4>
      </vt:variant>
      <vt:variant>
        <vt:lpwstr/>
      </vt:variant>
      <vt:variant>
        <vt:lpwstr>_Toc224207903</vt:lpwstr>
      </vt:variant>
      <vt:variant>
        <vt:i4>1048639</vt:i4>
      </vt:variant>
      <vt:variant>
        <vt:i4>386</vt:i4>
      </vt:variant>
      <vt:variant>
        <vt:i4>0</vt:i4>
      </vt:variant>
      <vt:variant>
        <vt:i4>5</vt:i4>
      </vt:variant>
      <vt:variant>
        <vt:lpwstr/>
      </vt:variant>
      <vt:variant>
        <vt:lpwstr>_Toc224207902</vt:lpwstr>
      </vt:variant>
      <vt:variant>
        <vt:i4>1048639</vt:i4>
      </vt:variant>
      <vt:variant>
        <vt:i4>380</vt:i4>
      </vt:variant>
      <vt:variant>
        <vt:i4>0</vt:i4>
      </vt:variant>
      <vt:variant>
        <vt:i4>5</vt:i4>
      </vt:variant>
      <vt:variant>
        <vt:lpwstr/>
      </vt:variant>
      <vt:variant>
        <vt:lpwstr>_Toc224207901</vt:lpwstr>
      </vt:variant>
      <vt:variant>
        <vt:i4>1048639</vt:i4>
      </vt:variant>
      <vt:variant>
        <vt:i4>374</vt:i4>
      </vt:variant>
      <vt:variant>
        <vt:i4>0</vt:i4>
      </vt:variant>
      <vt:variant>
        <vt:i4>5</vt:i4>
      </vt:variant>
      <vt:variant>
        <vt:lpwstr/>
      </vt:variant>
      <vt:variant>
        <vt:lpwstr>_Toc224207900</vt:lpwstr>
      </vt:variant>
      <vt:variant>
        <vt:i4>1638462</vt:i4>
      </vt:variant>
      <vt:variant>
        <vt:i4>368</vt:i4>
      </vt:variant>
      <vt:variant>
        <vt:i4>0</vt:i4>
      </vt:variant>
      <vt:variant>
        <vt:i4>5</vt:i4>
      </vt:variant>
      <vt:variant>
        <vt:lpwstr/>
      </vt:variant>
      <vt:variant>
        <vt:lpwstr>_Toc224207899</vt:lpwstr>
      </vt:variant>
      <vt:variant>
        <vt:i4>1638462</vt:i4>
      </vt:variant>
      <vt:variant>
        <vt:i4>362</vt:i4>
      </vt:variant>
      <vt:variant>
        <vt:i4>0</vt:i4>
      </vt:variant>
      <vt:variant>
        <vt:i4>5</vt:i4>
      </vt:variant>
      <vt:variant>
        <vt:lpwstr/>
      </vt:variant>
      <vt:variant>
        <vt:lpwstr>_Toc224207898</vt:lpwstr>
      </vt:variant>
      <vt:variant>
        <vt:i4>1638462</vt:i4>
      </vt:variant>
      <vt:variant>
        <vt:i4>356</vt:i4>
      </vt:variant>
      <vt:variant>
        <vt:i4>0</vt:i4>
      </vt:variant>
      <vt:variant>
        <vt:i4>5</vt:i4>
      </vt:variant>
      <vt:variant>
        <vt:lpwstr/>
      </vt:variant>
      <vt:variant>
        <vt:lpwstr>_Toc224207897</vt:lpwstr>
      </vt:variant>
      <vt:variant>
        <vt:i4>1638462</vt:i4>
      </vt:variant>
      <vt:variant>
        <vt:i4>350</vt:i4>
      </vt:variant>
      <vt:variant>
        <vt:i4>0</vt:i4>
      </vt:variant>
      <vt:variant>
        <vt:i4>5</vt:i4>
      </vt:variant>
      <vt:variant>
        <vt:lpwstr/>
      </vt:variant>
      <vt:variant>
        <vt:lpwstr>_Toc224207896</vt:lpwstr>
      </vt:variant>
      <vt:variant>
        <vt:i4>1638462</vt:i4>
      </vt:variant>
      <vt:variant>
        <vt:i4>344</vt:i4>
      </vt:variant>
      <vt:variant>
        <vt:i4>0</vt:i4>
      </vt:variant>
      <vt:variant>
        <vt:i4>5</vt:i4>
      </vt:variant>
      <vt:variant>
        <vt:lpwstr/>
      </vt:variant>
      <vt:variant>
        <vt:lpwstr>_Toc224207895</vt:lpwstr>
      </vt:variant>
      <vt:variant>
        <vt:i4>1638462</vt:i4>
      </vt:variant>
      <vt:variant>
        <vt:i4>338</vt:i4>
      </vt:variant>
      <vt:variant>
        <vt:i4>0</vt:i4>
      </vt:variant>
      <vt:variant>
        <vt:i4>5</vt:i4>
      </vt:variant>
      <vt:variant>
        <vt:lpwstr/>
      </vt:variant>
      <vt:variant>
        <vt:lpwstr>_Toc224207894</vt:lpwstr>
      </vt:variant>
      <vt:variant>
        <vt:i4>1638462</vt:i4>
      </vt:variant>
      <vt:variant>
        <vt:i4>332</vt:i4>
      </vt:variant>
      <vt:variant>
        <vt:i4>0</vt:i4>
      </vt:variant>
      <vt:variant>
        <vt:i4>5</vt:i4>
      </vt:variant>
      <vt:variant>
        <vt:lpwstr/>
      </vt:variant>
      <vt:variant>
        <vt:lpwstr>_Toc224207893</vt:lpwstr>
      </vt:variant>
      <vt:variant>
        <vt:i4>1638462</vt:i4>
      </vt:variant>
      <vt:variant>
        <vt:i4>326</vt:i4>
      </vt:variant>
      <vt:variant>
        <vt:i4>0</vt:i4>
      </vt:variant>
      <vt:variant>
        <vt:i4>5</vt:i4>
      </vt:variant>
      <vt:variant>
        <vt:lpwstr/>
      </vt:variant>
      <vt:variant>
        <vt:lpwstr>_Toc224207892</vt:lpwstr>
      </vt:variant>
      <vt:variant>
        <vt:i4>1638462</vt:i4>
      </vt:variant>
      <vt:variant>
        <vt:i4>320</vt:i4>
      </vt:variant>
      <vt:variant>
        <vt:i4>0</vt:i4>
      </vt:variant>
      <vt:variant>
        <vt:i4>5</vt:i4>
      </vt:variant>
      <vt:variant>
        <vt:lpwstr/>
      </vt:variant>
      <vt:variant>
        <vt:lpwstr>_Toc224207891</vt:lpwstr>
      </vt:variant>
      <vt:variant>
        <vt:i4>1638462</vt:i4>
      </vt:variant>
      <vt:variant>
        <vt:i4>314</vt:i4>
      </vt:variant>
      <vt:variant>
        <vt:i4>0</vt:i4>
      </vt:variant>
      <vt:variant>
        <vt:i4>5</vt:i4>
      </vt:variant>
      <vt:variant>
        <vt:lpwstr/>
      </vt:variant>
      <vt:variant>
        <vt:lpwstr>_Toc224207890</vt:lpwstr>
      </vt:variant>
      <vt:variant>
        <vt:i4>1572926</vt:i4>
      </vt:variant>
      <vt:variant>
        <vt:i4>308</vt:i4>
      </vt:variant>
      <vt:variant>
        <vt:i4>0</vt:i4>
      </vt:variant>
      <vt:variant>
        <vt:i4>5</vt:i4>
      </vt:variant>
      <vt:variant>
        <vt:lpwstr/>
      </vt:variant>
      <vt:variant>
        <vt:lpwstr>_Toc224207889</vt:lpwstr>
      </vt:variant>
      <vt:variant>
        <vt:i4>1572926</vt:i4>
      </vt:variant>
      <vt:variant>
        <vt:i4>302</vt:i4>
      </vt:variant>
      <vt:variant>
        <vt:i4>0</vt:i4>
      </vt:variant>
      <vt:variant>
        <vt:i4>5</vt:i4>
      </vt:variant>
      <vt:variant>
        <vt:lpwstr/>
      </vt:variant>
      <vt:variant>
        <vt:lpwstr>_Toc224207888</vt:lpwstr>
      </vt:variant>
      <vt:variant>
        <vt:i4>1572926</vt:i4>
      </vt:variant>
      <vt:variant>
        <vt:i4>296</vt:i4>
      </vt:variant>
      <vt:variant>
        <vt:i4>0</vt:i4>
      </vt:variant>
      <vt:variant>
        <vt:i4>5</vt:i4>
      </vt:variant>
      <vt:variant>
        <vt:lpwstr/>
      </vt:variant>
      <vt:variant>
        <vt:lpwstr>_Toc224207887</vt:lpwstr>
      </vt:variant>
      <vt:variant>
        <vt:i4>1572926</vt:i4>
      </vt:variant>
      <vt:variant>
        <vt:i4>290</vt:i4>
      </vt:variant>
      <vt:variant>
        <vt:i4>0</vt:i4>
      </vt:variant>
      <vt:variant>
        <vt:i4>5</vt:i4>
      </vt:variant>
      <vt:variant>
        <vt:lpwstr/>
      </vt:variant>
      <vt:variant>
        <vt:lpwstr>_Toc224207886</vt:lpwstr>
      </vt:variant>
      <vt:variant>
        <vt:i4>1572926</vt:i4>
      </vt:variant>
      <vt:variant>
        <vt:i4>284</vt:i4>
      </vt:variant>
      <vt:variant>
        <vt:i4>0</vt:i4>
      </vt:variant>
      <vt:variant>
        <vt:i4>5</vt:i4>
      </vt:variant>
      <vt:variant>
        <vt:lpwstr/>
      </vt:variant>
      <vt:variant>
        <vt:lpwstr>_Toc224207885</vt:lpwstr>
      </vt:variant>
      <vt:variant>
        <vt:i4>1572926</vt:i4>
      </vt:variant>
      <vt:variant>
        <vt:i4>278</vt:i4>
      </vt:variant>
      <vt:variant>
        <vt:i4>0</vt:i4>
      </vt:variant>
      <vt:variant>
        <vt:i4>5</vt:i4>
      </vt:variant>
      <vt:variant>
        <vt:lpwstr/>
      </vt:variant>
      <vt:variant>
        <vt:lpwstr>_Toc224207884</vt:lpwstr>
      </vt:variant>
      <vt:variant>
        <vt:i4>1572926</vt:i4>
      </vt:variant>
      <vt:variant>
        <vt:i4>272</vt:i4>
      </vt:variant>
      <vt:variant>
        <vt:i4>0</vt:i4>
      </vt:variant>
      <vt:variant>
        <vt:i4>5</vt:i4>
      </vt:variant>
      <vt:variant>
        <vt:lpwstr/>
      </vt:variant>
      <vt:variant>
        <vt:lpwstr>_Toc224207883</vt:lpwstr>
      </vt:variant>
      <vt:variant>
        <vt:i4>1572926</vt:i4>
      </vt:variant>
      <vt:variant>
        <vt:i4>266</vt:i4>
      </vt:variant>
      <vt:variant>
        <vt:i4>0</vt:i4>
      </vt:variant>
      <vt:variant>
        <vt:i4>5</vt:i4>
      </vt:variant>
      <vt:variant>
        <vt:lpwstr/>
      </vt:variant>
      <vt:variant>
        <vt:lpwstr>_Toc224207882</vt:lpwstr>
      </vt:variant>
      <vt:variant>
        <vt:i4>1572926</vt:i4>
      </vt:variant>
      <vt:variant>
        <vt:i4>260</vt:i4>
      </vt:variant>
      <vt:variant>
        <vt:i4>0</vt:i4>
      </vt:variant>
      <vt:variant>
        <vt:i4>5</vt:i4>
      </vt:variant>
      <vt:variant>
        <vt:lpwstr/>
      </vt:variant>
      <vt:variant>
        <vt:lpwstr>_Toc224207881</vt:lpwstr>
      </vt:variant>
      <vt:variant>
        <vt:i4>1572926</vt:i4>
      </vt:variant>
      <vt:variant>
        <vt:i4>254</vt:i4>
      </vt:variant>
      <vt:variant>
        <vt:i4>0</vt:i4>
      </vt:variant>
      <vt:variant>
        <vt:i4>5</vt:i4>
      </vt:variant>
      <vt:variant>
        <vt:lpwstr/>
      </vt:variant>
      <vt:variant>
        <vt:lpwstr>_Toc224207880</vt:lpwstr>
      </vt:variant>
      <vt:variant>
        <vt:i4>1507390</vt:i4>
      </vt:variant>
      <vt:variant>
        <vt:i4>248</vt:i4>
      </vt:variant>
      <vt:variant>
        <vt:i4>0</vt:i4>
      </vt:variant>
      <vt:variant>
        <vt:i4>5</vt:i4>
      </vt:variant>
      <vt:variant>
        <vt:lpwstr/>
      </vt:variant>
      <vt:variant>
        <vt:lpwstr>_Toc224207879</vt:lpwstr>
      </vt:variant>
      <vt:variant>
        <vt:i4>1507390</vt:i4>
      </vt:variant>
      <vt:variant>
        <vt:i4>242</vt:i4>
      </vt:variant>
      <vt:variant>
        <vt:i4>0</vt:i4>
      </vt:variant>
      <vt:variant>
        <vt:i4>5</vt:i4>
      </vt:variant>
      <vt:variant>
        <vt:lpwstr/>
      </vt:variant>
      <vt:variant>
        <vt:lpwstr>_Toc224207878</vt:lpwstr>
      </vt:variant>
      <vt:variant>
        <vt:i4>1507390</vt:i4>
      </vt:variant>
      <vt:variant>
        <vt:i4>236</vt:i4>
      </vt:variant>
      <vt:variant>
        <vt:i4>0</vt:i4>
      </vt:variant>
      <vt:variant>
        <vt:i4>5</vt:i4>
      </vt:variant>
      <vt:variant>
        <vt:lpwstr/>
      </vt:variant>
      <vt:variant>
        <vt:lpwstr>_Toc224207877</vt:lpwstr>
      </vt:variant>
      <vt:variant>
        <vt:i4>1507390</vt:i4>
      </vt:variant>
      <vt:variant>
        <vt:i4>230</vt:i4>
      </vt:variant>
      <vt:variant>
        <vt:i4>0</vt:i4>
      </vt:variant>
      <vt:variant>
        <vt:i4>5</vt:i4>
      </vt:variant>
      <vt:variant>
        <vt:lpwstr/>
      </vt:variant>
      <vt:variant>
        <vt:lpwstr>_Toc224207876</vt:lpwstr>
      </vt:variant>
      <vt:variant>
        <vt:i4>1507390</vt:i4>
      </vt:variant>
      <vt:variant>
        <vt:i4>224</vt:i4>
      </vt:variant>
      <vt:variant>
        <vt:i4>0</vt:i4>
      </vt:variant>
      <vt:variant>
        <vt:i4>5</vt:i4>
      </vt:variant>
      <vt:variant>
        <vt:lpwstr/>
      </vt:variant>
      <vt:variant>
        <vt:lpwstr>_Toc224207875</vt:lpwstr>
      </vt:variant>
      <vt:variant>
        <vt:i4>1507390</vt:i4>
      </vt:variant>
      <vt:variant>
        <vt:i4>218</vt:i4>
      </vt:variant>
      <vt:variant>
        <vt:i4>0</vt:i4>
      </vt:variant>
      <vt:variant>
        <vt:i4>5</vt:i4>
      </vt:variant>
      <vt:variant>
        <vt:lpwstr/>
      </vt:variant>
      <vt:variant>
        <vt:lpwstr>_Toc224207874</vt:lpwstr>
      </vt:variant>
      <vt:variant>
        <vt:i4>1507390</vt:i4>
      </vt:variant>
      <vt:variant>
        <vt:i4>212</vt:i4>
      </vt:variant>
      <vt:variant>
        <vt:i4>0</vt:i4>
      </vt:variant>
      <vt:variant>
        <vt:i4>5</vt:i4>
      </vt:variant>
      <vt:variant>
        <vt:lpwstr/>
      </vt:variant>
      <vt:variant>
        <vt:lpwstr>_Toc224207873</vt:lpwstr>
      </vt:variant>
      <vt:variant>
        <vt:i4>1507390</vt:i4>
      </vt:variant>
      <vt:variant>
        <vt:i4>206</vt:i4>
      </vt:variant>
      <vt:variant>
        <vt:i4>0</vt:i4>
      </vt:variant>
      <vt:variant>
        <vt:i4>5</vt:i4>
      </vt:variant>
      <vt:variant>
        <vt:lpwstr/>
      </vt:variant>
      <vt:variant>
        <vt:lpwstr>_Toc224207872</vt:lpwstr>
      </vt:variant>
      <vt:variant>
        <vt:i4>1507390</vt:i4>
      </vt:variant>
      <vt:variant>
        <vt:i4>200</vt:i4>
      </vt:variant>
      <vt:variant>
        <vt:i4>0</vt:i4>
      </vt:variant>
      <vt:variant>
        <vt:i4>5</vt:i4>
      </vt:variant>
      <vt:variant>
        <vt:lpwstr/>
      </vt:variant>
      <vt:variant>
        <vt:lpwstr>_Toc224207871</vt:lpwstr>
      </vt:variant>
      <vt:variant>
        <vt:i4>1507390</vt:i4>
      </vt:variant>
      <vt:variant>
        <vt:i4>194</vt:i4>
      </vt:variant>
      <vt:variant>
        <vt:i4>0</vt:i4>
      </vt:variant>
      <vt:variant>
        <vt:i4>5</vt:i4>
      </vt:variant>
      <vt:variant>
        <vt:lpwstr/>
      </vt:variant>
      <vt:variant>
        <vt:lpwstr>_Toc224207870</vt:lpwstr>
      </vt:variant>
      <vt:variant>
        <vt:i4>1441854</vt:i4>
      </vt:variant>
      <vt:variant>
        <vt:i4>188</vt:i4>
      </vt:variant>
      <vt:variant>
        <vt:i4>0</vt:i4>
      </vt:variant>
      <vt:variant>
        <vt:i4>5</vt:i4>
      </vt:variant>
      <vt:variant>
        <vt:lpwstr/>
      </vt:variant>
      <vt:variant>
        <vt:lpwstr>_Toc224207869</vt:lpwstr>
      </vt:variant>
      <vt:variant>
        <vt:i4>1441854</vt:i4>
      </vt:variant>
      <vt:variant>
        <vt:i4>182</vt:i4>
      </vt:variant>
      <vt:variant>
        <vt:i4>0</vt:i4>
      </vt:variant>
      <vt:variant>
        <vt:i4>5</vt:i4>
      </vt:variant>
      <vt:variant>
        <vt:lpwstr/>
      </vt:variant>
      <vt:variant>
        <vt:lpwstr>_Toc224207868</vt:lpwstr>
      </vt:variant>
      <vt:variant>
        <vt:i4>1441854</vt:i4>
      </vt:variant>
      <vt:variant>
        <vt:i4>176</vt:i4>
      </vt:variant>
      <vt:variant>
        <vt:i4>0</vt:i4>
      </vt:variant>
      <vt:variant>
        <vt:i4>5</vt:i4>
      </vt:variant>
      <vt:variant>
        <vt:lpwstr/>
      </vt:variant>
      <vt:variant>
        <vt:lpwstr>_Toc224207867</vt:lpwstr>
      </vt:variant>
      <vt:variant>
        <vt:i4>1441854</vt:i4>
      </vt:variant>
      <vt:variant>
        <vt:i4>170</vt:i4>
      </vt:variant>
      <vt:variant>
        <vt:i4>0</vt:i4>
      </vt:variant>
      <vt:variant>
        <vt:i4>5</vt:i4>
      </vt:variant>
      <vt:variant>
        <vt:lpwstr/>
      </vt:variant>
      <vt:variant>
        <vt:lpwstr>_Toc224207866</vt:lpwstr>
      </vt:variant>
      <vt:variant>
        <vt:i4>1441854</vt:i4>
      </vt:variant>
      <vt:variant>
        <vt:i4>164</vt:i4>
      </vt:variant>
      <vt:variant>
        <vt:i4>0</vt:i4>
      </vt:variant>
      <vt:variant>
        <vt:i4>5</vt:i4>
      </vt:variant>
      <vt:variant>
        <vt:lpwstr/>
      </vt:variant>
      <vt:variant>
        <vt:lpwstr>_Toc224207865</vt:lpwstr>
      </vt:variant>
      <vt:variant>
        <vt:i4>1441854</vt:i4>
      </vt:variant>
      <vt:variant>
        <vt:i4>158</vt:i4>
      </vt:variant>
      <vt:variant>
        <vt:i4>0</vt:i4>
      </vt:variant>
      <vt:variant>
        <vt:i4>5</vt:i4>
      </vt:variant>
      <vt:variant>
        <vt:lpwstr/>
      </vt:variant>
      <vt:variant>
        <vt:lpwstr>_Toc224207864</vt:lpwstr>
      </vt:variant>
      <vt:variant>
        <vt:i4>1441854</vt:i4>
      </vt:variant>
      <vt:variant>
        <vt:i4>152</vt:i4>
      </vt:variant>
      <vt:variant>
        <vt:i4>0</vt:i4>
      </vt:variant>
      <vt:variant>
        <vt:i4>5</vt:i4>
      </vt:variant>
      <vt:variant>
        <vt:lpwstr/>
      </vt:variant>
      <vt:variant>
        <vt:lpwstr>_Toc224207863</vt:lpwstr>
      </vt:variant>
      <vt:variant>
        <vt:i4>1441854</vt:i4>
      </vt:variant>
      <vt:variant>
        <vt:i4>146</vt:i4>
      </vt:variant>
      <vt:variant>
        <vt:i4>0</vt:i4>
      </vt:variant>
      <vt:variant>
        <vt:i4>5</vt:i4>
      </vt:variant>
      <vt:variant>
        <vt:lpwstr/>
      </vt:variant>
      <vt:variant>
        <vt:lpwstr>_Toc224207862</vt:lpwstr>
      </vt:variant>
      <vt:variant>
        <vt:i4>1441854</vt:i4>
      </vt:variant>
      <vt:variant>
        <vt:i4>140</vt:i4>
      </vt:variant>
      <vt:variant>
        <vt:i4>0</vt:i4>
      </vt:variant>
      <vt:variant>
        <vt:i4>5</vt:i4>
      </vt:variant>
      <vt:variant>
        <vt:lpwstr/>
      </vt:variant>
      <vt:variant>
        <vt:lpwstr>_Toc224207861</vt:lpwstr>
      </vt:variant>
      <vt:variant>
        <vt:i4>1441854</vt:i4>
      </vt:variant>
      <vt:variant>
        <vt:i4>134</vt:i4>
      </vt:variant>
      <vt:variant>
        <vt:i4>0</vt:i4>
      </vt:variant>
      <vt:variant>
        <vt:i4>5</vt:i4>
      </vt:variant>
      <vt:variant>
        <vt:lpwstr/>
      </vt:variant>
      <vt:variant>
        <vt:lpwstr>_Toc224207860</vt:lpwstr>
      </vt:variant>
      <vt:variant>
        <vt:i4>1376318</vt:i4>
      </vt:variant>
      <vt:variant>
        <vt:i4>128</vt:i4>
      </vt:variant>
      <vt:variant>
        <vt:i4>0</vt:i4>
      </vt:variant>
      <vt:variant>
        <vt:i4>5</vt:i4>
      </vt:variant>
      <vt:variant>
        <vt:lpwstr/>
      </vt:variant>
      <vt:variant>
        <vt:lpwstr>_Toc224207859</vt:lpwstr>
      </vt:variant>
      <vt:variant>
        <vt:i4>1376318</vt:i4>
      </vt:variant>
      <vt:variant>
        <vt:i4>122</vt:i4>
      </vt:variant>
      <vt:variant>
        <vt:i4>0</vt:i4>
      </vt:variant>
      <vt:variant>
        <vt:i4>5</vt:i4>
      </vt:variant>
      <vt:variant>
        <vt:lpwstr/>
      </vt:variant>
      <vt:variant>
        <vt:lpwstr>_Toc224207858</vt:lpwstr>
      </vt:variant>
      <vt:variant>
        <vt:i4>1376318</vt:i4>
      </vt:variant>
      <vt:variant>
        <vt:i4>116</vt:i4>
      </vt:variant>
      <vt:variant>
        <vt:i4>0</vt:i4>
      </vt:variant>
      <vt:variant>
        <vt:i4>5</vt:i4>
      </vt:variant>
      <vt:variant>
        <vt:lpwstr/>
      </vt:variant>
      <vt:variant>
        <vt:lpwstr>_Toc224207857</vt:lpwstr>
      </vt:variant>
      <vt:variant>
        <vt:i4>1376318</vt:i4>
      </vt:variant>
      <vt:variant>
        <vt:i4>110</vt:i4>
      </vt:variant>
      <vt:variant>
        <vt:i4>0</vt:i4>
      </vt:variant>
      <vt:variant>
        <vt:i4>5</vt:i4>
      </vt:variant>
      <vt:variant>
        <vt:lpwstr/>
      </vt:variant>
      <vt:variant>
        <vt:lpwstr>_Toc224207856</vt:lpwstr>
      </vt:variant>
      <vt:variant>
        <vt:i4>1376318</vt:i4>
      </vt:variant>
      <vt:variant>
        <vt:i4>104</vt:i4>
      </vt:variant>
      <vt:variant>
        <vt:i4>0</vt:i4>
      </vt:variant>
      <vt:variant>
        <vt:i4>5</vt:i4>
      </vt:variant>
      <vt:variant>
        <vt:lpwstr/>
      </vt:variant>
      <vt:variant>
        <vt:lpwstr>_Toc224207855</vt:lpwstr>
      </vt:variant>
      <vt:variant>
        <vt:i4>1376318</vt:i4>
      </vt:variant>
      <vt:variant>
        <vt:i4>98</vt:i4>
      </vt:variant>
      <vt:variant>
        <vt:i4>0</vt:i4>
      </vt:variant>
      <vt:variant>
        <vt:i4>5</vt:i4>
      </vt:variant>
      <vt:variant>
        <vt:lpwstr/>
      </vt:variant>
      <vt:variant>
        <vt:lpwstr>_Toc224207854</vt:lpwstr>
      </vt:variant>
      <vt:variant>
        <vt:i4>1376318</vt:i4>
      </vt:variant>
      <vt:variant>
        <vt:i4>92</vt:i4>
      </vt:variant>
      <vt:variant>
        <vt:i4>0</vt:i4>
      </vt:variant>
      <vt:variant>
        <vt:i4>5</vt:i4>
      </vt:variant>
      <vt:variant>
        <vt:lpwstr/>
      </vt:variant>
      <vt:variant>
        <vt:lpwstr>_Toc224207853</vt:lpwstr>
      </vt:variant>
      <vt:variant>
        <vt:i4>1376318</vt:i4>
      </vt:variant>
      <vt:variant>
        <vt:i4>86</vt:i4>
      </vt:variant>
      <vt:variant>
        <vt:i4>0</vt:i4>
      </vt:variant>
      <vt:variant>
        <vt:i4>5</vt:i4>
      </vt:variant>
      <vt:variant>
        <vt:lpwstr/>
      </vt:variant>
      <vt:variant>
        <vt:lpwstr>_Toc224207852</vt:lpwstr>
      </vt:variant>
      <vt:variant>
        <vt:i4>1376318</vt:i4>
      </vt:variant>
      <vt:variant>
        <vt:i4>80</vt:i4>
      </vt:variant>
      <vt:variant>
        <vt:i4>0</vt:i4>
      </vt:variant>
      <vt:variant>
        <vt:i4>5</vt:i4>
      </vt:variant>
      <vt:variant>
        <vt:lpwstr/>
      </vt:variant>
      <vt:variant>
        <vt:lpwstr>_Toc224207851</vt:lpwstr>
      </vt:variant>
      <vt:variant>
        <vt:i4>1376318</vt:i4>
      </vt:variant>
      <vt:variant>
        <vt:i4>74</vt:i4>
      </vt:variant>
      <vt:variant>
        <vt:i4>0</vt:i4>
      </vt:variant>
      <vt:variant>
        <vt:i4>5</vt:i4>
      </vt:variant>
      <vt:variant>
        <vt:lpwstr/>
      </vt:variant>
      <vt:variant>
        <vt:lpwstr>_Toc224207850</vt:lpwstr>
      </vt:variant>
      <vt:variant>
        <vt:i4>1310782</vt:i4>
      </vt:variant>
      <vt:variant>
        <vt:i4>68</vt:i4>
      </vt:variant>
      <vt:variant>
        <vt:i4>0</vt:i4>
      </vt:variant>
      <vt:variant>
        <vt:i4>5</vt:i4>
      </vt:variant>
      <vt:variant>
        <vt:lpwstr/>
      </vt:variant>
      <vt:variant>
        <vt:lpwstr>_Toc224207849</vt:lpwstr>
      </vt:variant>
      <vt:variant>
        <vt:i4>1310782</vt:i4>
      </vt:variant>
      <vt:variant>
        <vt:i4>62</vt:i4>
      </vt:variant>
      <vt:variant>
        <vt:i4>0</vt:i4>
      </vt:variant>
      <vt:variant>
        <vt:i4>5</vt:i4>
      </vt:variant>
      <vt:variant>
        <vt:lpwstr/>
      </vt:variant>
      <vt:variant>
        <vt:lpwstr>_Toc224207848</vt:lpwstr>
      </vt:variant>
      <vt:variant>
        <vt:i4>1310782</vt:i4>
      </vt:variant>
      <vt:variant>
        <vt:i4>56</vt:i4>
      </vt:variant>
      <vt:variant>
        <vt:i4>0</vt:i4>
      </vt:variant>
      <vt:variant>
        <vt:i4>5</vt:i4>
      </vt:variant>
      <vt:variant>
        <vt:lpwstr/>
      </vt:variant>
      <vt:variant>
        <vt:lpwstr>_Toc224207847</vt:lpwstr>
      </vt:variant>
      <vt:variant>
        <vt:i4>1310782</vt:i4>
      </vt:variant>
      <vt:variant>
        <vt:i4>50</vt:i4>
      </vt:variant>
      <vt:variant>
        <vt:i4>0</vt:i4>
      </vt:variant>
      <vt:variant>
        <vt:i4>5</vt:i4>
      </vt:variant>
      <vt:variant>
        <vt:lpwstr/>
      </vt:variant>
      <vt:variant>
        <vt:lpwstr>_Toc224207846</vt:lpwstr>
      </vt:variant>
      <vt:variant>
        <vt:i4>1310782</vt:i4>
      </vt:variant>
      <vt:variant>
        <vt:i4>44</vt:i4>
      </vt:variant>
      <vt:variant>
        <vt:i4>0</vt:i4>
      </vt:variant>
      <vt:variant>
        <vt:i4>5</vt:i4>
      </vt:variant>
      <vt:variant>
        <vt:lpwstr/>
      </vt:variant>
      <vt:variant>
        <vt:lpwstr>_Toc224207845</vt:lpwstr>
      </vt:variant>
      <vt:variant>
        <vt:i4>1310782</vt:i4>
      </vt:variant>
      <vt:variant>
        <vt:i4>38</vt:i4>
      </vt:variant>
      <vt:variant>
        <vt:i4>0</vt:i4>
      </vt:variant>
      <vt:variant>
        <vt:i4>5</vt:i4>
      </vt:variant>
      <vt:variant>
        <vt:lpwstr/>
      </vt:variant>
      <vt:variant>
        <vt:lpwstr>_Toc224207844</vt:lpwstr>
      </vt:variant>
      <vt:variant>
        <vt:i4>1310782</vt:i4>
      </vt:variant>
      <vt:variant>
        <vt:i4>32</vt:i4>
      </vt:variant>
      <vt:variant>
        <vt:i4>0</vt:i4>
      </vt:variant>
      <vt:variant>
        <vt:i4>5</vt:i4>
      </vt:variant>
      <vt:variant>
        <vt:lpwstr/>
      </vt:variant>
      <vt:variant>
        <vt:lpwstr>_Toc224207843</vt:lpwstr>
      </vt:variant>
      <vt:variant>
        <vt:i4>1310782</vt:i4>
      </vt:variant>
      <vt:variant>
        <vt:i4>26</vt:i4>
      </vt:variant>
      <vt:variant>
        <vt:i4>0</vt:i4>
      </vt:variant>
      <vt:variant>
        <vt:i4>5</vt:i4>
      </vt:variant>
      <vt:variant>
        <vt:lpwstr/>
      </vt:variant>
      <vt:variant>
        <vt:lpwstr>_Toc224207842</vt:lpwstr>
      </vt:variant>
      <vt:variant>
        <vt:i4>1310782</vt:i4>
      </vt:variant>
      <vt:variant>
        <vt:i4>20</vt:i4>
      </vt:variant>
      <vt:variant>
        <vt:i4>0</vt:i4>
      </vt:variant>
      <vt:variant>
        <vt:i4>5</vt:i4>
      </vt:variant>
      <vt:variant>
        <vt:lpwstr/>
      </vt:variant>
      <vt:variant>
        <vt:lpwstr>_Toc224207841</vt:lpwstr>
      </vt:variant>
      <vt:variant>
        <vt:i4>1310782</vt:i4>
      </vt:variant>
      <vt:variant>
        <vt:i4>14</vt:i4>
      </vt:variant>
      <vt:variant>
        <vt:i4>0</vt:i4>
      </vt:variant>
      <vt:variant>
        <vt:i4>5</vt:i4>
      </vt:variant>
      <vt:variant>
        <vt:lpwstr/>
      </vt:variant>
      <vt:variant>
        <vt:lpwstr>_Toc224207840</vt:lpwstr>
      </vt:variant>
      <vt:variant>
        <vt:i4>1245246</vt:i4>
      </vt:variant>
      <vt:variant>
        <vt:i4>8</vt:i4>
      </vt:variant>
      <vt:variant>
        <vt:i4>0</vt:i4>
      </vt:variant>
      <vt:variant>
        <vt:i4>5</vt:i4>
      </vt:variant>
      <vt:variant>
        <vt:lpwstr/>
      </vt:variant>
      <vt:variant>
        <vt:lpwstr>_Toc224207839</vt:lpwstr>
      </vt:variant>
      <vt:variant>
        <vt:i4>1245246</vt:i4>
      </vt:variant>
      <vt:variant>
        <vt:i4>2</vt:i4>
      </vt:variant>
      <vt:variant>
        <vt:i4>0</vt:i4>
      </vt:variant>
      <vt:variant>
        <vt:i4>5</vt:i4>
      </vt:variant>
      <vt:variant>
        <vt:lpwstr/>
      </vt:variant>
      <vt:variant>
        <vt:lpwstr>_Toc224207838</vt:lpwstr>
      </vt:variant>
      <vt:variant>
        <vt:i4>2228297</vt:i4>
      </vt:variant>
      <vt:variant>
        <vt:i4>12</vt:i4>
      </vt:variant>
      <vt:variant>
        <vt:i4>0</vt:i4>
      </vt:variant>
      <vt:variant>
        <vt:i4>5</vt:i4>
      </vt:variant>
      <vt:variant>
        <vt:lpwstr>mailto:b.stevens@leiden.nl</vt:lpwstr>
      </vt:variant>
      <vt:variant>
        <vt:lpwstr/>
      </vt:variant>
      <vt:variant>
        <vt:i4>5439545</vt:i4>
      </vt:variant>
      <vt:variant>
        <vt:i4>9</vt:i4>
      </vt:variant>
      <vt:variant>
        <vt:i4>0</vt:i4>
      </vt:variant>
      <vt:variant>
        <vt:i4>5</vt:i4>
      </vt:variant>
      <vt:variant>
        <vt:lpwstr>mailto:n.tegelaar@leiden.nl</vt:lpwstr>
      </vt:variant>
      <vt:variant>
        <vt:lpwstr/>
      </vt:variant>
      <vt:variant>
        <vt:i4>262179</vt:i4>
      </vt:variant>
      <vt:variant>
        <vt:i4>6</vt:i4>
      </vt:variant>
      <vt:variant>
        <vt:i4>0</vt:i4>
      </vt:variant>
      <vt:variant>
        <vt:i4>5</vt:i4>
      </vt:variant>
      <vt:variant>
        <vt:lpwstr>mailto:L.de.Leede@leiden.nl</vt:lpwstr>
      </vt:variant>
      <vt:variant>
        <vt:lpwstr/>
      </vt:variant>
      <vt:variant>
        <vt:i4>5439545</vt:i4>
      </vt:variant>
      <vt:variant>
        <vt:i4>3</vt:i4>
      </vt:variant>
      <vt:variant>
        <vt:i4>0</vt:i4>
      </vt:variant>
      <vt:variant>
        <vt:i4>5</vt:i4>
      </vt:variant>
      <vt:variant>
        <vt:lpwstr>mailto:n.tegelaar@leiden.nl</vt:lpwstr>
      </vt:variant>
      <vt:variant>
        <vt:lpwstr/>
      </vt:variant>
      <vt:variant>
        <vt:i4>2228297</vt:i4>
      </vt:variant>
      <vt:variant>
        <vt:i4>0</vt:i4>
      </vt:variant>
      <vt:variant>
        <vt:i4>0</vt:i4>
      </vt:variant>
      <vt:variant>
        <vt:i4>5</vt:i4>
      </vt:variant>
      <vt:variant>
        <vt:lpwstr>mailto:b.stevens@leiden.nl</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Tegelaar, Nick</dc:creator>
  <cp:keywords/>
  <dc:description/>
  <cp:lastModifiedBy>Leede, Luuk de</cp:lastModifiedBy>
  <cp:revision>279</cp:revision>
  <dcterms:created xsi:type="dcterms:W3CDTF">2026-02-17T04:54:00Z</dcterms:created>
  <dcterms:modified xsi:type="dcterms:W3CDTF">2026-03-13T10:04:00Z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0x010100219AF798AB711F42B5812BF36F990F06</vt:lpwstr>
  </property>
  <property fmtid="{D5CDD505-2E9C-101B-9397-08002B2CF9AE}" pid="3" name="MediaServiceImageTags">
    <vt:lpwstr/>
  </property>
  <property fmtid="{D5CDD505-2E9C-101B-9397-08002B2CF9AE}" pid="4" name="docLang">
    <vt:lpwstr>nl</vt:lpwstr>
  </property>
</Properties>
</file>